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CCCF8" w14:textId="77777777" w:rsidR="000B5027" w:rsidRDefault="000B5027" w:rsidP="00974BEF">
      <w:pPr>
        <w:pStyle w:val="02Author"/>
        <w:rPr>
          <w:smallCaps w:val="0"/>
          <w:color w:val="auto"/>
          <w:spacing w:val="10"/>
          <w:kern w:val="32"/>
          <w:sz w:val="32"/>
        </w:rPr>
      </w:pPr>
      <w:r w:rsidRPr="000B5027">
        <w:rPr>
          <w:smallCaps w:val="0"/>
          <w:color w:val="auto"/>
          <w:spacing w:val="10"/>
          <w:kern w:val="32"/>
          <w:sz w:val="32"/>
        </w:rPr>
        <w:t>Photon-counting CT thermometry via material decomposition and machine learning</w:t>
      </w:r>
    </w:p>
    <w:p w14:paraId="43A1E2EF" w14:textId="02D062A2" w:rsidR="00497360" w:rsidRDefault="000B5027" w:rsidP="00974BEF">
      <w:pPr>
        <w:pStyle w:val="02Author"/>
        <w:rPr>
          <w:vertAlign w:val="superscript"/>
        </w:rPr>
      </w:pPr>
      <w:r>
        <w:t>Nathan Wang</w:t>
      </w:r>
      <w:r w:rsidR="00497360">
        <w:t>,</w:t>
      </w:r>
      <w:r w:rsidR="00497360">
        <w:rPr>
          <w:vertAlign w:val="superscript"/>
        </w:rPr>
        <w:t>1</w:t>
      </w:r>
      <w:r>
        <w:rPr>
          <w:vertAlign w:val="superscript"/>
        </w:rPr>
        <w:t>,*</w:t>
      </w:r>
      <w:r w:rsidR="00497360">
        <w:t xml:space="preserve"> </w:t>
      </w:r>
      <w:r>
        <w:t>Mengzhou Li</w:t>
      </w:r>
      <w:r w:rsidR="00497360">
        <w:t>,</w:t>
      </w:r>
      <w:r w:rsidR="00497360">
        <w:rPr>
          <w:vertAlign w:val="superscript"/>
        </w:rPr>
        <w:t>2</w:t>
      </w:r>
      <w:r w:rsidR="00497360">
        <w:t xml:space="preserve"> and </w:t>
      </w:r>
      <w:r>
        <w:t>Petteri Haverinen</w:t>
      </w:r>
      <w:r w:rsidR="00497360">
        <w:rPr>
          <w:vertAlign w:val="superscript"/>
        </w:rPr>
        <w:t>3</w:t>
      </w:r>
    </w:p>
    <w:p w14:paraId="540C4AD9" w14:textId="77777777" w:rsidR="000B5027" w:rsidRPr="000B5027" w:rsidRDefault="000B5027" w:rsidP="000B5027">
      <w:pPr>
        <w:pStyle w:val="03AuthorAffliation"/>
        <w:spacing w:line="240" w:lineRule="auto"/>
        <w:rPr>
          <w:rFonts w:ascii="Times New Roman" w:hAnsi="Times New Roman"/>
          <w:sz w:val="18"/>
          <w:szCs w:val="18"/>
        </w:rPr>
      </w:pPr>
      <w:r w:rsidRPr="000B5027">
        <w:rPr>
          <w:rFonts w:ascii="Times New Roman" w:hAnsi="Times New Roman"/>
          <w:sz w:val="18"/>
          <w:szCs w:val="18"/>
          <w:vertAlign w:val="superscript"/>
        </w:rPr>
        <w:t>1</w:t>
      </w:r>
      <w:r w:rsidRPr="000B5027">
        <w:rPr>
          <w:rFonts w:ascii="Times New Roman" w:hAnsi="Times New Roman"/>
          <w:sz w:val="18"/>
          <w:szCs w:val="18"/>
        </w:rPr>
        <w:t>Department of Biomedical Engineering, Johns Hopkins University, Baltimore, MD, USA</w:t>
      </w:r>
    </w:p>
    <w:p w14:paraId="76A05593" w14:textId="77777777" w:rsidR="000B5027" w:rsidRPr="000B5027" w:rsidRDefault="000B5027" w:rsidP="000B5027">
      <w:pPr>
        <w:pStyle w:val="03AuthorAffliation"/>
        <w:spacing w:line="240" w:lineRule="auto"/>
        <w:rPr>
          <w:rFonts w:ascii="Times New Roman" w:hAnsi="Times New Roman"/>
          <w:sz w:val="18"/>
          <w:szCs w:val="18"/>
        </w:rPr>
      </w:pPr>
      <w:r w:rsidRPr="000B5027">
        <w:rPr>
          <w:rFonts w:ascii="Times New Roman" w:hAnsi="Times New Roman"/>
          <w:sz w:val="18"/>
          <w:szCs w:val="18"/>
          <w:vertAlign w:val="superscript"/>
        </w:rPr>
        <w:t>2</w:t>
      </w:r>
      <w:r w:rsidRPr="000B5027">
        <w:rPr>
          <w:rFonts w:ascii="Times New Roman" w:hAnsi="Times New Roman"/>
          <w:sz w:val="18"/>
          <w:szCs w:val="18"/>
        </w:rPr>
        <w:t>Department of Biomedical Engineering, Rensselaer Polytechnic Institute, Troy, NY, USA</w:t>
      </w:r>
    </w:p>
    <w:p w14:paraId="7FFFD412" w14:textId="77777777" w:rsidR="000B5027" w:rsidRPr="000B5027" w:rsidRDefault="000B5027" w:rsidP="000B5027">
      <w:pPr>
        <w:pStyle w:val="03AuthorAffliation"/>
        <w:spacing w:line="240" w:lineRule="auto"/>
        <w:rPr>
          <w:rFonts w:ascii="Times New Roman" w:hAnsi="Times New Roman"/>
          <w:sz w:val="18"/>
          <w:szCs w:val="18"/>
        </w:rPr>
      </w:pPr>
      <w:r w:rsidRPr="000B5027">
        <w:rPr>
          <w:rFonts w:ascii="Times New Roman" w:hAnsi="Times New Roman"/>
          <w:sz w:val="18"/>
          <w:szCs w:val="18"/>
          <w:vertAlign w:val="superscript"/>
        </w:rPr>
        <w:t>3</w:t>
      </w:r>
      <w:r w:rsidRPr="000B5027">
        <w:rPr>
          <w:rFonts w:ascii="Times New Roman" w:hAnsi="Times New Roman"/>
          <w:sz w:val="18"/>
          <w:szCs w:val="18"/>
        </w:rPr>
        <w:t>Aalto Design Factory, Aalto University, Espoo, Helsinki, FI</w:t>
      </w:r>
    </w:p>
    <w:p w14:paraId="0EF8C28E" w14:textId="58854ED0" w:rsidR="00497360" w:rsidRPr="00D2169F" w:rsidRDefault="000B5027" w:rsidP="000B5027">
      <w:pPr>
        <w:pStyle w:val="03AuthorAffliation"/>
        <w:spacing w:line="240" w:lineRule="auto"/>
        <w:rPr>
          <w:rFonts w:ascii="Times New Roman" w:hAnsi="Times New Roman"/>
          <w:color w:val="1F497D" w:themeColor="text2"/>
          <w:sz w:val="18"/>
          <w:szCs w:val="18"/>
        </w:rPr>
      </w:pPr>
      <w:r w:rsidRPr="00D2169F">
        <w:rPr>
          <w:rFonts w:ascii="Times New Roman" w:hAnsi="Times New Roman"/>
          <w:color w:val="1F497D" w:themeColor="text2"/>
          <w:sz w:val="18"/>
          <w:szCs w:val="18"/>
        </w:rPr>
        <w:t>*swang279@jhu.edu</w:t>
      </w:r>
    </w:p>
    <w:p w14:paraId="784C8851" w14:textId="25D4B634" w:rsidR="00497360" w:rsidRDefault="00497360" w:rsidP="00092896">
      <w:pPr>
        <w:pStyle w:val="06AbstractBody"/>
        <w:rPr>
          <w:ins w:id="0" w:author="ShuangHeng Wang" w:date="2022-11-23T18:10:00Z"/>
        </w:rPr>
      </w:pPr>
      <w:r w:rsidRPr="00827636">
        <w:rPr>
          <w:rFonts w:cs="Times New Roman"/>
          <w:b/>
        </w:rPr>
        <w:t>Abstract:</w:t>
      </w:r>
      <w:r w:rsidRPr="00437F52">
        <w:t xml:space="preserve"> </w:t>
      </w:r>
      <w:r w:rsidR="000B5027" w:rsidRPr="000B5027">
        <w:t xml:space="preserve">Thermal ablation procedures, such as high intensity focused ultrasound (HIFU) and Radiofrequency Ablation (RFA), are often used to eliminate tumors by minimally invasively heating a focal region. For this task, real-time 3D temperature visualization is key to target the diseased tissues while minimizing damage to the surroundings. Current CT thermometry is based on energy-integrated CT, tissue-specific experimental data, and linear relationships between attenuation and temperature. In this letter, we develop a novel approach using photon-counting CT for material decomposition and a neural network to predict temperature based on thermal characteristics of base materials and spectral tomographic measurements of a volume of interest. In our feasibility study, distilled water, 50 mM CaCl2, and 600 mM CaCl2 are chosen as the base materials. Their attenuations are measured in four discrete energy bins at various temperatures. The neural network trained on the experimental data achieves a mean absolute error of </w:t>
      </w:r>
      <w:ins w:id="1" w:author="ShuangHeng Wang" w:date="2022-11-15T23:56:00Z">
        <w:r w:rsidR="00985178">
          <w:t>3.97</w:t>
        </w:r>
      </w:ins>
      <w:del w:id="2" w:author="ShuangHeng Wang" w:date="2022-11-15T23:56:00Z">
        <w:r w:rsidR="000B5027" w:rsidRPr="000B5027" w:rsidDel="00985178">
          <w:delText>1.80</w:delText>
        </w:r>
      </w:del>
      <w:r w:rsidR="000B5027" w:rsidRPr="000B5027">
        <w:t xml:space="preserve"> °C and </w:t>
      </w:r>
      <w:ins w:id="3" w:author="ShuangHeng Wang" w:date="2022-11-15T23:56:00Z">
        <w:r w:rsidR="00985178">
          <w:t>1.80</w:t>
        </w:r>
      </w:ins>
      <w:del w:id="4" w:author="ShuangHeng Wang" w:date="2022-11-15T23:56:00Z">
        <w:r w:rsidR="000B5027" w:rsidRPr="000B5027" w:rsidDel="00985178">
          <w:delText>3.97</w:delText>
        </w:r>
      </w:del>
      <w:r w:rsidR="000B5027" w:rsidRPr="000B5027">
        <w:t xml:space="preserve"> °C on 300 mM CaCl2 and a milk-based protein shake respectively. These experimental results indicate that our approach is promising for handling nonlinear thermal properties for materials that are similar or dissimilar to our base materials.</w:t>
      </w:r>
    </w:p>
    <w:p w14:paraId="6FA11F51" w14:textId="42A6A8D2" w:rsidR="00E00D33" w:rsidRPr="003E6989" w:rsidRDefault="00CD1462">
      <w:pPr>
        <w:pStyle w:val="08SectionHeader1"/>
        <w:numPr>
          <w:ilvl w:val="0"/>
          <w:numId w:val="0"/>
        </w:numPr>
        <w:rPr>
          <w:rFonts w:cs="Times New Roman"/>
          <w:bCs/>
        </w:rPr>
        <w:pPrChange w:id="5" w:author="ShuangHeng Wang" w:date="2022-11-23T18:10:00Z">
          <w:pPr>
            <w:pStyle w:val="06AbstractBody"/>
          </w:pPr>
        </w:pPrChange>
      </w:pPr>
      <w:ins w:id="6" w:author="ShuangHeng Wang" w:date="2022-11-23T18:11:00Z">
        <w:r>
          <w:rPr>
            <w:rFonts w:ascii="Times New Roman" w:hAnsi="Times New Roman" w:cs="Times New Roman"/>
          </w:rPr>
          <w:t xml:space="preserve">Keywords: </w:t>
        </w:r>
      </w:ins>
      <w:ins w:id="7" w:author="ShuangHeng Wang" w:date="2022-11-23T18:48:00Z">
        <w:r w:rsidR="003E6989" w:rsidRPr="003E6989">
          <w:rPr>
            <w:rFonts w:ascii="Times New Roman" w:hAnsi="Times New Roman" w:cs="Times New Roman"/>
            <w:b w:val="0"/>
            <w:bCs/>
          </w:rPr>
          <w:t>Photon-counting computed tomography (CT), material decomposition, CT thermometry, artificial intelligence, deep learning, neural network, thermotherapy, radiotherapy</w:t>
        </w:r>
      </w:ins>
    </w:p>
    <w:p w14:paraId="17E9946A" w14:textId="77777777" w:rsidR="00497360" w:rsidRDefault="00497360" w:rsidP="00497360">
      <w:pPr>
        <w:pStyle w:val="08SectionHeader10"/>
        <w:numPr>
          <w:ilvl w:val="0"/>
          <w:numId w:val="5"/>
        </w:numPr>
      </w:pPr>
      <w:r>
        <w:t>Introduction</w:t>
      </w:r>
    </w:p>
    <w:p w14:paraId="7393CFCA" w14:textId="23F97410" w:rsidR="00975B8B" w:rsidRPr="00440DAB" w:rsidRDefault="00975B8B" w:rsidP="00975B8B">
      <w:pPr>
        <w:pStyle w:val="08SectionHeader1"/>
        <w:numPr>
          <w:ilvl w:val="0"/>
          <w:numId w:val="0"/>
        </w:numPr>
        <w:jc w:val="both"/>
        <w:rPr>
          <w:rFonts w:ascii="Times New Roman" w:hAnsi="Times New Roman" w:cs="Times New Roman"/>
          <w:b w:val="0"/>
          <w:bCs/>
          <w:szCs w:val="20"/>
        </w:rPr>
      </w:pPr>
      <w:bookmarkStart w:id="8" w:name="_Hlk115037004"/>
      <w:r w:rsidRPr="00440DAB">
        <w:rPr>
          <w:rFonts w:ascii="Times New Roman" w:hAnsi="Times New Roman" w:cs="Times New Roman"/>
          <w:b w:val="0"/>
          <w:bCs/>
          <w:szCs w:val="20"/>
        </w:rPr>
        <w:t xml:space="preserve">Annually, over 100,000 patients undergo thermal ablation procedures for a wide range of benign and malignant tumors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{"citationID":"iQRRbOXS","properties":{"formattedCitation":"[1]","plainCitation":"[1]","noteIndex":0},"citationItems":[{"id":189,"uris":["http://zotero.org/users/local/BYpkgyKc/items/TDFNIVTK"],"itemData":{"id":189,"type":"article-journal","abstract":"The dependence of computed tomography (CT) values on temperature has been pointed out by several authors since the late 1970s. They emphasised the importance of this phenomenon on the calibration process with water equivalent phantoms of the CT scanners. Few years later the potential of CT thermometry for non-invasive temperature mapping during thermal procedures was investigated. The interest on the employment of this technique during thermal treatments has been recently renewed with the improvement of modern CT scanner performances and with the increased popularity of minimally invasive thermal techniques for cancer treatment. A good thermometry allows avoiding unintended damage of the healthy tissues during the procedure by providing a detailed tissue temperature distribution; therefore, it is recommended in order to achieve good effectiveness of the thermal treatment. Researchers have been working on this issue for more than four decades and different non-invasive solutions have been proposed, i.e., microwave thermal imaging, infrared (IR)-, ultrasound-, magnetic-resonance (MR)-, and CT-based thermometry. This review aims to summarise the essential physics and the currently available data on CT-based thermometry and to elucidate the potential use of this technique during thermal procedures. Background information on measuring principle, an investigation of the performances achieved by this technique and the thermal sensitivity of the CT-number of different organs are provided and discussed.","container-title":"International Journal of Hyperthermia","DOI":"10.3109/02656736.2014.922221","ISSN":"0265-6736, 1464-5157","issue":"4","journalAbbreviation":"International Journal of Hyperthermia","language":"en","page":"219-227","source":"DOI.org (Crossref)","title":"CT-based thermometry: An overview","title-short":"CT-based thermometry","volume":"30","author":[{"family":"Fani","given":"F."},{"family":"Schena","given":"E."},{"family":"Saccomandi","given":"P."},{"family":"Silvestri","given":"S."}],"issued":{"date-parts":[["2014",6]]}}}],"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[1]</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As a primary example, high intensity focused ultrasound (HIFU), which heats a focal region using a concave transducer, is an effective non-invasive treatment for prostate and other cancers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{"citationID":"NbvQhzmE","properties":{"formattedCitation":"[2, 3]","plainCitation":"[2, 3]","dontUpdate":true,"noteIndex":0},"citationItems":[{"id":182,"uris":["http://zotero.org/users/local/BYpkgyKc/items/I5H9DLGU"],"itemData":{"id":182,"type":"article-journal","container-title":"IEEE pulse","DOI":"10.1109/MPUL.2011.942603","ISSN":"2154-2287","issue":"5","journalAbbreviation":"IEEE Pulse","note":"PMID: 25372967\nPMCID: PMC4226271","page":"28-38","source":"PubMed Central","title":"Thermal Tumor Ablation in Clinical Use","volume":"2","author":[{"family":"Brace","given":"Chris"}],"issued":{"date-parts":[["2011"]]}},"label":"page"},{"id":190,"uris":["http://zotero.org/users/local/BYpkgyKc/items/PTMT4525"],"itemData":{"id":190,"type":"article-journal","abstract":"Background\nHigh-intensity focused ultrasound (HIFU) applies high-intensity focused ultrasound energy to locally heat and destroy diseased or damaged tissue through ablation. This study intended to review HIFU to explain the fundamentals of HIFU, evaluate the evidence concerning the role of HIFU in the treatment of prostate cancer (PC), review the technologies used to perform HIFU and the published clinical literature regarding the procedure as a primary treatment for PC.\n\nMaterial/Methods\nStudies addressing HIFU in localized PC were identified in a search of internet scientific databases. The analysis of outcomes was limited to journal articles written in English and published between 2000 and 2013.\n\nResults\nHIFU is a non-invasive approach that uses a precisely delivered ultrasound energy to achieve tumor cell necrosis without radiation or surgical excision. In current urological oncology, HIFU is used clinically in the treatment of PC. Clinical research on HIFU therapy for localized PC began in the 1990s, and the majority of PC patients were treated with the Ablatherm device.\n\nConclusions\nHIFU treatment for localized PC can be considered as an alternative minimally invasive therapeutic modality for patients who are not candidates for radical prostatectomy. Patients with lower pre-HIFU PSA level and favourable pathologic Gleason score seem to present better oncologic outcomes. Future advances in technology and safety will undoubtedly expand the HIFU role in this indication as more of patient series are published, with a longer follow-up period.","container-title":"Polish Journal of Radiology","DOI":"10.12659/PJR.892341","ISSN":"1733-134X","journalAbbreviation":"Pol J Radiol","note":"PMID: 25806099\nPMCID: PMC4360749","page":"131-141","source":"PubMed Central","title":"High-Intensity Focused Ultrasound (HIFU) in Localized Prostate Cancer Treatment","volume":"80","author":[{"family":"Alkhorayef","given":"Mohammed"},{"family":"Mahmoud","given":"Mustafa Z."},{"family":"Alzimami","given":"Khalid S."},{"family":"Sulieman","given":"Abdelmoneim"},{"family":"Fagiri","given":"Maram A."}],"issued":{"date-parts":[["2015",3,13]]}},"label":"page"}],"schema":"https://github.com/citation-style-language/schema/raw/master/csl-citation.json"}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[2,3]</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Currently, the delivery of the thermal dose is guided by invasive thermistors which can be fragile and only report temperatures from a limited number of points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{"citationID":"W3trm2eM","properties":{"formattedCitation":"[4, 5]","plainCitation":"[4, 5]","dontUpdate":true,"noteIndex":0},"citationItems":[{"id":193,"uris":["http://zotero.org/users/local/BYpkgyKc/items/ZVECKI8X"],"itemData":{"id":193,"type":"paper-conference","abstract":"Radiofrequency ablation (RFA) is a minimally invasive procedure used to treat tumors by means of hyperthermia, mostly through percutaneous approach. The tissue temperature plays a pivotal role in the achievement of the target volume heating, while sparing the surrounding healthy tissue from thermal damage. Several techniques for thermometry during RFA are investigated, most of them based on the use of single-point measurement system (e.g., thermocouples). The measurement of temperature map is crucial for the real-time control and fine adjustment of the treatment settings, to optimize the shape and size of the ablated volume. The recent interest about fiber optic sensors and, among them, fiber Bragg gratings (FBGs) for the monitoring of thermal effects motivated further investigation. In particular, the feature of FBGs to form an array of several elements, thus to be inscribed within the same fiber, allows the use of a single probe for the multi-points monitoring of the tissue temperature during RFA. Hence, the aim of this study is the development and characterization of a needle-like probe embedding an array of three FBGs, which was tested on pig liver during in vivo trials. The needle allows a safe and easy insertion of the fiber optic within the liver. It was inserted by ultrasound guidance into the liver, and monitored the change of tissue temperature during RFA controlled by the roll-off technique. Also the measurement error induced by breathing movements of the liver was assessed (less than 3 °C). Results encourage the use of the probe in clinical settings, as well as the improvement of some features, e.g., a higher number of FBGs for performing quasi-distributed measurement.","container-title":"2016 38th Annual International Conference of the IEEE Engineering in Medicine and Biology Society (EMBC)","DOI":"10.1109/EMBC.2016.7590710","event-title":"2016 38th Annual International Conference of the IEEE Engineering in Medicine and Biology Society (EMBC)","note":"ISSN: 1558-4615","page":"344-347","source":"IEEE Xplore","title":"Temperature monitoring during radiofrequency ablation of liver: In vivo trials","title-short":"Temperature monitoring during radiofrequency ablation of liver","author":[{"family":"Saccomandi","given":"P."},{"family":"Frauenfelder","given":"G."},{"family":"Massaroni","given":"C."},{"family":"Caponera","given":"M. A."},{"family":"Polimadei","given":"A."},{"family":"Taffoni","given":"F."},{"family":"Di Matteo","given":"F. M."},{"family":"Costamagna","given":"G."},{"family":"Giurazza","given":"F."},{"family":"Schena","given":"E."}],"issued":{"date-parts":[["2016",8]]}},"label":"page"},{"id":196,"uris":["http://zotero.org/users/local/BYpkgyKc/items/MPBMFLU2"],"itemData":{"id":196,"type":"article-journal","abstract":"Laser-induced thermotherapy (LITT) is a hyperthermic procedure recently employed to treat cancer in several organs. The amount of coagulated tissue depends on the temperature distribution around the applicator, which plays a crucial role for an optimal outcome: the removal of the whole neoplastic tissue, whilst preventing damage to the surrounding healthy tissue. Although feedback concerning tissue temperature could be useful to drive the physician in the adjustment of laser settings and treatment duration, LITT is usually performed without real-time monitoring of tissue temperature. During recent decades, many thermometric techniques have been developed to be used during thermal therapies. This paper provides an overview of techniques and sensors employed for temperature measurement during tissue hyperthermia, focusing on LITT, and an investigation of their performances in this application. The paper focuses on the most promising and widespread temperature monitoring techniques, splitting them into two groups: the former includes invasive techniques based on the use of thermocouples and fibre-optic sensors; the second analyses non-invasive methods, i.e. magnetic resonance imaging-, computerised tomography- and ultrasound-based thermometry. Background information on measuring principle, medical applications, advantages and weaknesses of each method are provided and discussed.","container-title":"International Journal of Hyperthermia","DOI":"10.3109/02656736.2013.832411","ISSN":"0265-6736, 1464-5157","issue":"7","journalAbbreviation":"International Journal of Hyperthermia","language":"en","page":"609-619","source":"DOI.org (Crossref)","title":"Techniques for temperature monitoring during laser-induced thermotherapy: An overview","title-short":"Techniques for temperature monitoring during laser-induced thermotherapy","volume":"29","author":[{"family":"Saccomandi","given":"Paola"},{"family":"Schena","given":"Emiliano"},{"family":"Silvestri","given":"Sergio"}],"issued":{"date-parts":[["2013",11]]}},"label":"page"}],"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[4,5]</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Over the past decades, significant research efforts were devoted to extracting and analyzing thermal data from medical imaging modalities like ultrasound (US), magnetic resonance imaging (MRI), and computed tomography (CT). Among these modalities, CT is particularly advantageous for its real-time acquisition, high spatial resolution, and full-body coverage. In contrast, MRI has significant drawbacks in scanning speed, geometric accuracy, and cost, while US suffers from strong artifacts and restricted penetration through hard tissues and across air-tissue interfaces </w:t>
      </w:r>
      <w:r w:rsidRPr="005B4C91">
        <w:rPr>
          <w:rFonts w:ascii="Times New Roman" w:hAnsi="Times New Roman" w:cs="Times New Roman"/>
          <w:b w:val="0"/>
          <w:bCs/>
          <w:szCs w:val="20"/>
        </w:rPr>
        <w:fldChar w:fldCharType="begin"/>
      </w:r>
      <w:r w:rsidR="00D40A3A" w:rsidRPr="005B4C91">
        <w:rPr>
          <w:rFonts w:ascii="Times New Roman" w:hAnsi="Times New Roman" w:cs="Times New Roman"/>
          <w:b w:val="0"/>
          <w:bCs/>
          <w:szCs w:val="20"/>
        </w:rPr>
        <w:instrText xml:space="preserve"> ADDIN ZOTERO_ITEM CSL_CITATION {"citationID":"o2Pf63kV","properties":{"formattedCitation":"[6,7]","plainCitation":"[6,7]","noteIndex":0},"citationItems":[{"id":199,"uris":["http://zotero.org/users/local/BYpkgyKc/items/3ADX5WR8"],"itemData":{"id":199,"type":"article-journal","abstract":"Clinically established thermal therapies such as thermoablative approaches or adjuvant hyperthermia treatment rely on accurate thermal dose information for the evaluation and adaptation of the thermal therapy. Intratumoural temperature measurements have been correlated successfully with clinical end points. Magnetic resonance imaging is the most suitable technique for non-invasive thermometry avoiding complications related to invasive temperature measurements. Since the advent of MR thermometry two decades ago, numerous MR thermometry techniques have been developed, continuously increasing accuracy and robustness for in vivo applications. While this progress was primarily focused on relative temperature mapping, current and future efforts will likely close the gap towards quantitative temperature readings. These efforts are essential to benchmark thermal therapy efficiency, to understand temperature-related biophysical and physiological processes and to use these insights to set new landmarks for diagnostic and therapeutic applications. With that in mind, this review summarises and discusses advances in MR thermometry, providing practical considerations, pitfalls and technical obstacles constraining temperature measurement accuracy, spatial and temporal resolution in vivo. Established approaches and current trends in thermal therapy hardware are surveyed with respect to potential benefits for MR thermometry.","container-title":"International Journal of Hyperthermia","DOI":"10.3109/02656736.2015.1108462","ISSN":"0265-6736, 1464-5157","issue":"1","journalAbbreviation":"International Journal of Hyperthermia","language":"en","page":"63-75","source":"DOI.org (Crossref)","title":"Magnetic resonance thermometry: Methodology, pitfalls and practical solutions","title-short":"Magnetic resonance thermometry","volume":"32","author":[{"family":"Winter","given":"Lukas"},{"family":"Oberacker","given":"Eva"},{"family":"Paul","given":"Katharina"},{"family":"Ji","given":"Yiyi"},{"family":"Oezerdem","given":"Celal"},{"family":"Ghadjar","given":"Pirus"},{"family":"Thieme","given":"Alexander"},{"family":"Budach","given":"Volker"},{"family":"Wust","given":"Peter"},{"family":"Niendorf","given":"Thoralf"}],"issued":{"date-parts":[["2016",1,2]]}},"label":"page"},{"id":200,"uris":["http://zotero.org/users/local/BYpkgyKc/items/8WY5QUDN"],"itemData":{"id":200,"type":"article-journal","container-title":"IEEE signal processing magazine","DOI":"10.1109/MSP.2017.2773338","ISSN":"1053-5888","issue":"2","journalAbbreviation":"IEEE Signal Process Mag","note":"PMID: 30283214\nPMCID: PMC6167021","page":"166-174","source":"PubMed Central","title":"Real-time Ultrasound Thermography and Thermometry","volume":"35","author":[{"family":"Ebbini","given":"Emad S."},{"family":"Simon","given":"Claudio"},{"family":"Liu","given":"Dalong"}],"issued":{"date-parts":[["2018",3]]}},"label":"page"}],"schema":"https://github.com/citation-style-language/schema/raw/master/csl-citation.json"} </w:instrText>
      </w:r>
      <w:r w:rsidRPr="005B4C91">
        <w:rPr>
          <w:rFonts w:ascii="Times New Roman" w:hAnsi="Times New Roman" w:cs="Times New Roman"/>
          <w:b w:val="0"/>
          <w:bCs/>
          <w:szCs w:val="20"/>
        </w:rPr>
        <w:fldChar w:fldCharType="separate"/>
      </w:r>
      <w:r w:rsidR="00D40A3A" w:rsidRPr="005B4C91">
        <w:rPr>
          <w:rFonts w:ascii="Times New Roman" w:hAnsi="Times New Roman" w:cs="Times New Roman"/>
          <w:b w:val="0"/>
          <w:bCs/>
          <w:rPrChange w:id="9" w:author="ShuangHeng Wang" w:date="2022-11-16T15:25:00Z">
            <w:rPr>
              <w:rFonts w:ascii="Times New Roman" w:hAnsi="Times New Roman" w:cs="Times New Roman"/>
            </w:rPr>
          </w:rPrChange>
        </w:rPr>
        <w:t>[6,7]</w:t>
      </w:r>
      <w:r w:rsidRPr="005B4C91">
        <w:rPr>
          <w:rFonts w:ascii="Times New Roman" w:hAnsi="Times New Roman" w:cs="Times New Roman"/>
          <w:b w:val="0"/>
          <w:bCs/>
          <w:szCs w:val="20"/>
        </w:rPr>
        <w:fldChar w:fldCharType="end"/>
      </w:r>
      <w:r w:rsidRPr="00440DAB">
        <w:rPr>
          <w:rFonts w:ascii="Times New Roman" w:hAnsi="Times New Roman" w:cs="Times New Roman"/>
          <w:b w:val="0"/>
          <w:bCs/>
          <w:szCs w:val="20"/>
        </w:rPr>
        <w:t>.</w:t>
      </w:r>
    </w:p>
    <w:p w14:paraId="6A944A6B" w14:textId="204EC341" w:rsidR="00CA4F3D" w:rsidRPr="005A157B" w:rsidRDefault="00975B8B" w:rsidP="005A157B">
      <w:pPr>
        <w:pStyle w:val="08SectionHeader1"/>
        <w:numPr>
          <w:ilvl w:val="0"/>
          <w:numId w:val="0"/>
        </w:numPr>
        <w:spacing w:before="0"/>
        <w:jc w:val="both"/>
        <w:rPr>
          <w:rFonts w:ascii="Times New Roman" w:hAnsi="Times New Roman" w:cs="Times New Roman"/>
          <w:b w:val="0"/>
          <w:bCs/>
          <w:szCs w:val="20"/>
        </w:rPr>
      </w:pPr>
      <w:r w:rsidRPr="00440DAB">
        <w:rPr>
          <w:rFonts w:ascii="Times New Roman" w:hAnsi="Times New Roman" w:cs="Times New Roman"/>
          <w:b w:val="0"/>
          <w:bCs/>
          <w:szCs w:val="20"/>
        </w:rPr>
        <w:t xml:space="preserve">     While ionizing radiation to the patient is the main problem associated with CT, solutions are being rapidly developed over the past years. For instance, interior tomography allows for targeted imaging of a region of interest (ROI)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{"citationID":"p2uPM2v3","properties":{"formattedCitation":"[8]","plainCitation":"[8]","noteIndex":0},"citationItems":[{"id":203,"uris":["http://zotero.org/users/local/BYpkgyKc/items/M9HULJY9"],"itemData":{"id":203,"type":"article-journal","abstract":"The classic imaging geometry for computed tomography is for collection of un-truncated projections and reconstruction of a global image, with the Fourier transform as the theoretical foundation that is intrinsically non-local. Recently, interior tomography research has led to theoretically exact relationships between localities in the projection and image spaces and practically promising reconstruction algorithms. Initially, interior tomography was developed for x-ray computed tomography. Then, it has been elevated as a general imaging principle. Finally, a novel framework known as “omni-tomography” is being developed for grand fusion of multiple imaging modalities, allowing tomographic synchrony of diversified features.","container-title":"Physics in medicine and biology","DOI":"10.1088/0031-9155/58/16/R161","ISSN":"0031-9155","issue":"16","journalAbbreviation":"Phys Med Biol","note":"PMID: 23912256\nPMCID: PMC3775479","page":"R161-R186","source":"PubMed Central","title":"Meaning of Interior Tomography","volume":"58","author":[{"family":"Wang","given":"Ge"},{"family":"Yu","given":"Hengyong"}],"issued":{"date-parts":[["2013",8,21]]}}}],"schema":"https://github.com/citation-style-language/schema/raw/master/csl-citation.json"}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[8]</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Also, data-driven methods (i.e., machine learning and deep learning) have been applied to low-dose image reconstruction and denoising </w:t>
      </w:r>
      <w:r w:rsidRPr="00440DAB">
        <w:rPr>
          <w:rFonts w:ascii="Times New Roman" w:hAnsi="Times New Roman" w:cs="Times New Roman"/>
          <w:b w:val="0"/>
          <w:bCs/>
          <w:szCs w:val="20"/>
        </w:rPr>
        <w:fldChar w:fldCharType="begin"/>
      </w:r>
      <w:r w:rsidRPr="00440DAB">
        <w:rPr>
          <w:rFonts w:ascii="Times New Roman" w:hAnsi="Times New Roman" w:cs="Times New Roman"/>
          <w:b w:val="0"/>
          <w:bCs/>
          <w:szCs w:val="20"/>
        </w:rPr>
        <w:instrText xml:space="preserve"> ADDIN ZOTERO_ITEM CSL_CITATION {"citationID":"Z6e1XXFC","properties":{"formattedCitation":"[9]","plainCitation":"[9]","noteIndex":0},"citationItems":[{"id":206,"uris":["http://zotero.org/users/local/BYpkgyKc/items/RW7R957A"],"itemData":{"id":206,"type":"article-journal","abstract":"The combination of tomographic imaging and deep learning, or machine learning in general, promises to empower not only image analysis but also image reconstruction. The latter aspect is considered in this perspective article with an emphasis on medical imaging to develop a new generation of image reconstruction theories and techniques. This direction might lead to intelligent utilization of domain knowledge from big data, innovative approaches for image reconstruction, and superior performance in clinical and preclinical applications. To realize the full impact of machine learning for tomographic imaging, major theoretical, technical and translational efforts are immediately needed.","container-title":"IEEE Access","DOI":"10.1109/ACCESS.2016.2624938","ISSN":"2169-3536","note":"event-title: IEEE Access","page":"8914-8924","source":"IEEE Xplore","title":"A Perspective on Deep Imaging","volume":"4","author":[{"family":"Wang","given":"Ge"}],"issued":{"date-parts":[["2016"]]}}}],"schema":"https://github.com/citation-style-language/schema/raw/master/csl-citation.json"} </w:instrText>
      </w:r>
      <w:r w:rsidRPr="00440DAB">
        <w:rPr>
          <w:rFonts w:ascii="Times New Roman" w:hAnsi="Times New Roman" w:cs="Times New Roman"/>
          <w:b w:val="0"/>
          <w:bCs/>
          <w:szCs w:val="20"/>
        </w:rPr>
        <w:fldChar w:fldCharType="separate"/>
      </w:r>
      <w:r w:rsidRPr="00440DAB">
        <w:rPr>
          <w:rFonts w:ascii="Times New Roman" w:hAnsi="Times New Roman" w:cs="Times New Roman"/>
          <w:b w:val="0"/>
          <w:bCs/>
          <w:szCs w:val="20"/>
        </w:rPr>
        <w:t>[9]</w:t>
      </w:r>
      <w:r w:rsidRPr="00440DAB">
        <w:rPr>
          <w:rFonts w:ascii="Times New Roman" w:hAnsi="Times New Roman" w:cs="Times New Roman"/>
          <w:b w:val="0"/>
          <w:bCs/>
          <w:szCs w:val="20"/>
        </w:rPr>
        <w:fldChar w:fldCharType="end"/>
      </w:r>
      <w:r w:rsidRPr="00440DAB">
        <w:rPr>
          <w:rFonts w:ascii="Times New Roman" w:hAnsi="Times New Roman" w:cs="Times New Roman"/>
          <w:b w:val="0"/>
          <w:bCs/>
          <w:szCs w:val="20"/>
        </w:rPr>
        <w:t xml:space="preserve">. Synergistically, hardware-based innovations enabled photon counting CT (PCCT), which is a new frontier of medical imaging. PCCT can reduce radiation dose by eliminating electron noise, minimizing sensitivity to beam hardening through optimal X-ray photon weighting, increasing spatial resolution with fine detector pitch, and performing multiple material </w:t>
      </w:r>
      <w:r w:rsidRPr="00440DAB">
        <w:rPr>
          <w:rFonts w:ascii="Times New Roman" w:hAnsi="Times New Roman" w:cs="Times New Roman"/>
          <w:b w:val="0"/>
          <w:bCs/>
          <w:szCs w:val="20"/>
        </w:rPr>
        <w:lastRenderedPageBreak/>
        <w:t xml:space="preserve">decomposition beyond the capabilities of dual energy CT </w:t>
      </w:r>
      <w:r w:rsidRPr="005527D3">
        <w:rPr>
          <w:rFonts w:ascii="Times New Roman" w:hAnsi="Times New Roman" w:cs="Times New Roman"/>
          <w:b w:val="0"/>
          <w:bCs/>
          <w:szCs w:val="20"/>
        </w:rPr>
        <w:fldChar w:fldCharType="begin"/>
      </w:r>
      <w:r w:rsidR="00D40A3A" w:rsidRPr="005527D3">
        <w:rPr>
          <w:rFonts w:ascii="Times New Roman" w:hAnsi="Times New Roman" w:cs="Times New Roman"/>
          <w:b w:val="0"/>
          <w:bCs/>
          <w:szCs w:val="20"/>
        </w:rPr>
        <w:instrText xml:space="preserve"> ADDIN ZOTERO_ITEM CSL_CITATION {"citationID":"08Zl31BA","properties":{"formattedCitation":"[10,11]","plainCitation":"[10,11]","noteIndex":0},"citationItems":[{"id":209,"uris":["http://zotero.org/users/local/BYpkgyKc/items/8M49ISRN"],"itemData":{"id":209,"type":"article-journal","abstract":"Purpose We aim at developing a model-based algorithm that compensates for the effect of both pulse pileup (PP) and charge sharing (CS) and evaluates the performance using computer simulations. Methods The proposed PCP algorithm for PP and CS compensation uses cascaded models for CS and PP we previously developed, maximizes Poisson log-likelihood, and uses an efficient three-step exhaustive search. For comparison, we also developed an LCP algorithm that combines models for a loss of counts (LCs) and CS. Two types of computer simulations, slab- and computed tomography (CT)-based, were performed to assess the performance of both PCP and LCP with 200 and 800 mA, (300 µm)2 × 1.6-mm cadmium telluride detector, and a dead-time of 23 ns. A slab-based assessment used a pair of adipose and iodine with different thicknesses, attenuated X-rays, and assessed the bias and noise of the outputs from one detector pixel; a CT-based assessment simulated a chest/cardiac scan and a head-and-neck scan using 3D phantom and noisy cone-beam projections. Results With the slab simulation, the PCP had little or no biases when the expected counts were sufficiently large, even though a probability of count loss (PCL) due to dead-time loss or PP was as high as 0.8. In contrast, the LCP had significant biases (&gt;±2 cm of adipose) when the PCL was higher than 0.15. Biases were present with both PCP and LCP when the expected counts were less than 10–120 per datum, which was attributed to the fact that the maximum likelihood did not approach the asymptote. The noise of PCP was within 8% from the Cramér–Rao lower bounds for most cases when no significant bias was present. The two CT studies essentially agreed with the slab simulation study. PCP had little or no biases in the estimated basis line integrals, reconstructed basis density maps, and synthesized monoenergetic CT images. But the LCP had significant biases in basis line integrals when X-ray beams passed through lungs and near the body and neck contours, where the PCLs were above 0.15. As a consequence, basis density maps and monoenergetic CT images obtained by LCP had biases throughout the imaged space. Conclusion We have developed the PCP algorithm that uses the PP–CS model. When the expected counts are more than 10–120 per datum, the PCP algorithm is statistically efficient and successfully compensates for the effect of the spectral distortion due to both PP and CS providing little or no biases in basis line integrals, basis density maps, and monoenergetic CT images regardless of count-rates. In contrast, the LCP algorithm, which models an LC due to pileup, produces severe biases when incident count-rates are high and the PCL is 0.15 or higher.","container-title":"Medical Physics","DOI":"10.1002/mp.15779","ISSN":"2473-4209","issue":"8","language":"en","note":"_eprint: https://onlinelibrary.wiley.com/doi/pdf/10.1002/mp.15779","page":"5038-5051","source":"Wiley Online Library","title":"Model-based pulse pileup and charge sharing compensation for photon counting detectors: A simulation study","title-short":"Model-based pulse pileup and charge sharing compensation for photon counting detectors","volume":"49","author":[{"family":"Taguchi","given":"Katsuyuki"},{"family":"Polster","given":"Christoph"},{"family":"Segars","given":"W. Paul"},{"family":"Aygun","given":"Nafi"},{"family":"Stierstorfer","given":"Karl"}],"issued":{"date-parts":[["2022"]]}},"label":"page"},{"id":219,"uris":["http://zotero.org/users/local/BYpkgyKc/items/W5MC6WRB"],"itemData":{"id":219,"type":"webpage","language":"en","note":"DOI: 10.1148/radiol.2018172656","title":"Photon-counting CT: Technical Principles and Clinical Prospects","title-short":"Photon-counting CT","URL":"https://pubs.rsna.org/doi/epdf/10.1148/radiol.2018172656","accessed":{"date-parts":[["2022",9,14]]}},"label":"page"}],"schema":"https://github.com/citation-style-language/schema/raw/master/csl-citation.json"} </w:instrText>
      </w:r>
      <w:r w:rsidRPr="005527D3">
        <w:rPr>
          <w:rFonts w:ascii="Times New Roman" w:hAnsi="Times New Roman" w:cs="Times New Roman"/>
          <w:b w:val="0"/>
          <w:bCs/>
          <w:szCs w:val="20"/>
        </w:rPr>
        <w:fldChar w:fldCharType="separate"/>
      </w:r>
      <w:r w:rsidR="00D40A3A" w:rsidRPr="005527D3">
        <w:rPr>
          <w:rFonts w:ascii="Times New Roman" w:hAnsi="Times New Roman" w:cs="Times New Roman"/>
          <w:b w:val="0"/>
          <w:bCs/>
        </w:rPr>
        <w:t>[10,11]</w:t>
      </w:r>
      <w:r w:rsidRPr="005527D3">
        <w:rPr>
          <w:rFonts w:ascii="Times New Roman" w:hAnsi="Times New Roman" w:cs="Times New Roman"/>
          <w:b w:val="0"/>
          <w:bCs/>
          <w:szCs w:val="20"/>
        </w:rPr>
        <w:fldChar w:fldCharType="end"/>
      </w:r>
      <w:r w:rsidRPr="00440DAB">
        <w:rPr>
          <w:rFonts w:ascii="Times New Roman" w:hAnsi="Times New Roman" w:cs="Times New Roman"/>
          <w:b w:val="0"/>
          <w:bCs/>
          <w:szCs w:val="20"/>
        </w:rPr>
        <w:t>.  With FDA approval, these advancements have already been used in multiple clinical applications.</w:t>
      </w:r>
      <w:bookmarkEnd w:id="8"/>
    </w:p>
    <w:p w14:paraId="64D574CF" w14:textId="600C6B50" w:rsidR="00E61943" w:rsidRPr="00440DAB" w:rsidRDefault="005A157B" w:rsidP="005A157B">
      <w:pPr>
        <w:pStyle w:val="09BodyFirstParagraph"/>
        <w:spacing w:before="0"/>
        <w:rPr>
          <w:rFonts w:cs="Times New Roman"/>
          <w:szCs w:val="20"/>
        </w:rPr>
      </w:pPr>
      <w:r>
        <w:rPr>
          <w:rFonts w:cs="Times New Roman"/>
          <w:szCs w:val="20"/>
        </w:rPr>
        <w:t xml:space="preserve">     </w:t>
      </w:r>
      <w:r w:rsidR="00CA4F3D" w:rsidRPr="00440DAB">
        <w:rPr>
          <w:rFonts w:cs="Times New Roman"/>
          <w:szCs w:val="20"/>
        </w:rPr>
        <w:t xml:space="preserve">The ability for CT to measure temperature changes is based on the induced change in X-ray linear attenuation coefficient (LAC) as the result of thermal expansion. In general, heat applied to a tissue causes an increment in volume and thus decrement in density, which is observed as a drop in the LAC. The relationship between </w:t>
      </w:r>
      <w:r w:rsidR="00CA4F3D" w:rsidRPr="006575AD">
        <w:rPr>
          <w:rFonts w:cs="Times New Roman"/>
          <w:i/>
          <w:iCs/>
          <w:szCs w:val="20"/>
          <w:rPrChange w:id="10" w:author="ShuangHeng Wang" w:date="2022-11-16T20:52:00Z">
            <w:rPr>
              <w:rFonts w:cs="Times New Roman"/>
              <w:szCs w:val="20"/>
            </w:rPr>
          </w:rPrChange>
        </w:rPr>
        <w:t>CT</w:t>
      </w:r>
      <w:r w:rsidR="00CA4F3D" w:rsidRPr="00440DAB">
        <w:rPr>
          <w:rFonts w:cs="Times New Roman"/>
          <w:szCs w:val="20"/>
        </w:rPr>
        <w:t xml:space="preserve"> number, which is a normalized measure of the LAC expressed in Hounsfield units (HU), and temperature is modeled as Equation 1.</w:t>
      </w:r>
    </w:p>
    <w:p w14:paraId="6B35DF7A" w14:textId="05355CEC" w:rsidR="00CA4F3D" w:rsidRPr="00440DAB" w:rsidRDefault="00CC7A37" w:rsidP="00975B8B">
      <w:pPr>
        <w:pStyle w:val="10BodySubsequentParagraph"/>
        <w:rPr>
          <w:rFonts w:cs="Times New Roman"/>
          <w:szCs w:val="20"/>
        </w:rPr>
      </w:pPr>
      <w:r>
        <w:rPr>
          <w:rFonts w:cs="Times New Roman"/>
          <w:i/>
          <w:iCs/>
          <w:noProof/>
          <w:spacing w:val="-6"/>
        </w:rPr>
        <w:drawing>
          <wp:anchor distT="0" distB="0" distL="114300" distR="114300" simplePos="0" relativeHeight="251664384" behindDoc="0" locked="0" layoutInCell="1" allowOverlap="1" wp14:anchorId="4D7180B6" wp14:editId="08944828">
            <wp:simplePos x="0" y="0"/>
            <wp:positionH relativeFrom="margin">
              <wp:align>center</wp:align>
            </wp:positionH>
            <wp:positionV relativeFrom="paragraph">
              <wp:posOffset>2257054</wp:posOffset>
            </wp:positionV>
            <wp:extent cx="6382385" cy="2139315"/>
            <wp:effectExtent l="0" t="0" r="0"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2385" cy="2139315"/>
                    </a:xfrm>
                    <a:prstGeom prst="rect">
                      <a:avLst/>
                    </a:prstGeom>
                    <a:noFill/>
                    <a:ln>
                      <a:noFill/>
                    </a:ln>
                  </pic:spPr>
                </pic:pic>
              </a:graphicData>
            </a:graphic>
          </wp:anchor>
        </w:drawing>
      </w:r>
    </w:p>
    <w:p w14:paraId="0FDB1009" w14:textId="53D18829" w:rsidR="00CA4F3D" w:rsidRPr="00440DAB" w:rsidRDefault="00CA4F3D" w:rsidP="00222E8C">
      <w:pPr>
        <w:pStyle w:val="10BodySubsequentParagraph"/>
        <w:jc w:val="center"/>
        <w:rPr>
          <w:rFonts w:cs="Times New Roman"/>
          <w:spacing w:val="-6"/>
          <w:szCs w:val="20"/>
        </w:rPr>
      </w:pPr>
      <w:bookmarkStart w:id="11" w:name="_Hlk115037221"/>
      <m:oMath>
        <m:r>
          <m:rPr>
            <m:sty m:val="p"/>
          </m:rPr>
          <w:rPr>
            <w:rFonts w:ascii="Cambria Math" w:hAnsi="Cambria Math" w:cs="Times New Roman"/>
            <w:spacing w:val="-6"/>
            <w:szCs w:val="20"/>
          </w:rPr>
          <m:t>Δ</m:t>
        </m:r>
        <m:r>
          <w:rPr>
            <w:rFonts w:ascii="Cambria Math" w:hAnsi="Cambria Math" w:cs="Times New Roman"/>
            <w:spacing w:val="-6"/>
            <w:szCs w:val="20"/>
          </w:rPr>
          <m:t>CT</m:t>
        </m:r>
        <m:d>
          <m:dPr>
            <m:ctrlPr>
              <w:rPr>
                <w:rFonts w:ascii="Cambria Math" w:hAnsi="Cambria Math" w:cs="Times New Roman"/>
                <w:i/>
                <w:spacing w:val="-6"/>
                <w:szCs w:val="20"/>
              </w:rPr>
            </m:ctrlPr>
          </m:dPr>
          <m:e>
            <m:r>
              <w:rPr>
                <w:rFonts w:ascii="Cambria Math" w:hAnsi="Cambria Math" w:cs="Times New Roman"/>
                <w:spacing w:val="-6"/>
                <w:szCs w:val="20"/>
              </w:rPr>
              <m:t>T</m:t>
            </m:r>
          </m:e>
        </m:d>
        <m:r>
          <m:rPr>
            <m:sty m:val="p"/>
          </m:rPr>
          <w:rPr>
            <w:rFonts w:ascii="Cambria Math" w:hAnsi="Cambria Math" w:cs="Times New Roman"/>
            <w:spacing w:val="-6"/>
            <w:szCs w:val="20"/>
          </w:rPr>
          <m:t>≈</m:t>
        </m:r>
        <m:r>
          <w:rPr>
            <w:rFonts w:ascii="Cambria Math" w:hAnsi="Cambria Math" w:cs="Times New Roman"/>
            <w:spacing w:val="-6"/>
            <w:szCs w:val="20"/>
          </w:rPr>
          <m:t>-</m:t>
        </m:r>
        <m:d>
          <m:dPr>
            <m:begChr m:val="["/>
            <m:endChr m:val="]"/>
            <m:ctrlPr>
              <w:rPr>
                <w:rFonts w:ascii="Cambria Math" w:hAnsi="Cambria Math" w:cs="Times New Roman"/>
                <w:i/>
                <w:spacing w:val="-6"/>
                <w:szCs w:val="20"/>
              </w:rPr>
            </m:ctrlPr>
          </m:dPr>
          <m:e>
            <m:r>
              <w:rPr>
                <w:rFonts w:ascii="Cambria Math" w:hAnsi="Cambria Math" w:cs="Times New Roman"/>
                <w:spacing w:val="-6"/>
                <w:szCs w:val="20"/>
              </w:rPr>
              <m:t>1000+CT</m:t>
            </m:r>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T</m:t>
                    </m:r>
                  </m:e>
                  <m:sub>
                    <m:r>
                      <w:rPr>
                        <w:rFonts w:ascii="Cambria Math" w:hAnsi="Cambria Math" w:cs="Times New Roman"/>
                        <w:spacing w:val="-6"/>
                        <w:szCs w:val="20"/>
                      </w:rPr>
                      <m:t>0</m:t>
                    </m:r>
                  </m:sub>
                </m:sSub>
              </m:e>
            </m:d>
          </m:e>
        </m:d>
        <m:r>
          <w:rPr>
            <w:rFonts w:ascii="Cambria Math" w:hAnsi="Cambria Math" w:cs="Times New Roman"/>
            <w:spacing w:val="-6"/>
            <w:szCs w:val="20"/>
          </w:rPr>
          <m:t>α</m:t>
        </m:r>
        <m:r>
          <m:rPr>
            <m:sty m:val="p"/>
          </m:rPr>
          <w:rPr>
            <w:rFonts w:ascii="Cambria Math" w:hAnsi="Cambria Math" w:cs="Times New Roman"/>
            <w:spacing w:val="-6"/>
            <w:szCs w:val="20"/>
          </w:rPr>
          <m:t>Δ</m:t>
        </m:r>
        <m:r>
          <w:rPr>
            <w:rFonts w:ascii="Cambria Math" w:hAnsi="Cambria Math" w:cs="Times New Roman"/>
            <w:spacing w:val="-6"/>
            <w:szCs w:val="20"/>
          </w:rPr>
          <m:t>T</m:t>
        </m:r>
      </m:oMath>
      <w:r w:rsidRPr="00440DAB">
        <w:rPr>
          <w:rFonts w:cs="Times New Roman"/>
          <w:spacing w:val="-6"/>
          <w:szCs w:val="20"/>
        </w:rPr>
        <w:tab/>
        <w:t>(1)</w:t>
      </w:r>
    </w:p>
    <w:p w14:paraId="3B5F4F67" w14:textId="2836E149" w:rsidR="00222E8C" w:rsidRDefault="00CA4F3D" w:rsidP="00440DAB">
      <w:pPr>
        <w:autoSpaceDE w:val="0"/>
        <w:autoSpaceDN w:val="0"/>
        <w:adjustRightInd w:val="0"/>
        <w:spacing w:after="0"/>
        <w:jc w:val="both"/>
        <w:rPr>
          <w:rFonts w:ascii="Times New Roman" w:hAnsi="Times New Roman" w:cs="Times New Roman"/>
          <w:spacing w:val="-6"/>
          <w:sz w:val="20"/>
        </w:rPr>
      </w:pPr>
      <m:oMathPara>
        <m:oMath>
          <m:r>
            <m:rPr>
              <m:sty m:val="p"/>
            </m:rPr>
            <w:rPr>
              <w:rFonts w:ascii="Cambria Math" w:hAnsi="Cambria Math" w:cs="Times New Roman"/>
              <w:spacing w:val="-6"/>
              <w:sz w:val="20"/>
              <w:szCs w:val="20"/>
            </w:rPr>
            <w:br/>
          </m:r>
        </m:oMath>
      </m:oMathPara>
      <w:bookmarkStart w:id="12" w:name="_Hlk115037281"/>
      <w:bookmarkEnd w:id="11"/>
      <w:r w:rsidR="00440DAB" w:rsidRPr="00440DAB">
        <w:rPr>
          <w:rFonts w:ascii="Times New Roman" w:hAnsi="Times New Roman" w:cs="Times New Roman"/>
          <w:spacing w:val="-6"/>
          <w:sz w:val="20"/>
        </w:rPr>
        <w:t>where</w:t>
      </w:r>
      <w:r w:rsidR="00440DAB" w:rsidRPr="00440DAB">
        <w:rPr>
          <w:rFonts w:ascii="Times New Roman" w:hAnsi="Times New Roman" w:cs="Times New Roman"/>
          <w:i/>
          <w:iCs/>
          <w:spacing w:val="-6"/>
          <w:sz w:val="20"/>
        </w:rPr>
        <w:t xml:space="preserve"> T</w:t>
      </w:r>
      <w:r w:rsidR="00440DAB" w:rsidRPr="00440DAB">
        <w:rPr>
          <w:rFonts w:ascii="Times New Roman" w:hAnsi="Times New Roman" w:cs="Times New Roman"/>
          <w:i/>
          <w:iCs/>
          <w:spacing w:val="-6"/>
          <w:sz w:val="20"/>
          <w:vertAlign w:val="subscript"/>
        </w:rPr>
        <w:t>0</w:t>
      </w:r>
      <w:r w:rsidR="00440DAB" w:rsidRPr="00440DAB">
        <w:rPr>
          <w:rFonts w:ascii="Times New Roman" w:hAnsi="Times New Roman" w:cs="Times New Roman"/>
          <w:spacing w:val="-6"/>
          <w:sz w:val="20"/>
        </w:rPr>
        <w:t xml:space="preserve"> is a</w:t>
      </w:r>
      <w:ins w:id="13" w:author="ShuangHeng Wang" w:date="2022-11-16T20:53:00Z">
        <w:r w:rsidR="00483129">
          <w:rPr>
            <w:rFonts w:ascii="Times New Roman" w:hAnsi="Times New Roman" w:cs="Times New Roman"/>
            <w:spacing w:val="-6"/>
            <w:sz w:val="20"/>
          </w:rPr>
          <w:t>n initial</w:t>
        </w:r>
      </w:ins>
      <w:r w:rsidR="00440DAB" w:rsidRPr="00440DAB">
        <w:rPr>
          <w:rFonts w:ascii="Times New Roman" w:hAnsi="Times New Roman" w:cs="Times New Roman"/>
          <w:spacing w:val="-6"/>
          <w:sz w:val="20"/>
        </w:rPr>
        <w:t xml:space="preserve"> baseline temperature</w:t>
      </w:r>
      <w:ins w:id="14" w:author="ShuangHeng Wang" w:date="2022-11-16T20:53:00Z">
        <w:r w:rsidR="00483129">
          <w:rPr>
            <w:rFonts w:ascii="Times New Roman" w:hAnsi="Times New Roman" w:cs="Times New Roman"/>
            <w:spacing w:val="-6"/>
            <w:sz w:val="20"/>
          </w:rPr>
          <w:t>,</w:t>
        </w:r>
      </w:ins>
      <w:r w:rsidR="00440DAB" w:rsidRPr="00440DAB">
        <w:rPr>
          <w:rFonts w:ascii="Times New Roman" w:hAnsi="Times New Roman" w:cs="Times New Roman"/>
          <w:spacing w:val="-6"/>
          <w:sz w:val="20"/>
        </w:rPr>
        <w:t xml:space="preserve"> and </w:t>
      </w:r>
      <w:r w:rsidR="00440DAB" w:rsidRPr="00440DAB">
        <w:rPr>
          <w:rFonts w:ascii="Times New Roman" w:hAnsi="Times New Roman" w:cs="Times New Roman"/>
          <w:i/>
          <w:iCs/>
          <w:spacing w:val="-6"/>
          <w:sz w:val="20"/>
        </w:rPr>
        <w:t>α</w:t>
      </w:r>
      <w:r w:rsidR="00440DAB" w:rsidRPr="00440DAB">
        <w:rPr>
          <w:rFonts w:ascii="Times New Roman" w:hAnsi="Times New Roman" w:cs="Times New Roman"/>
          <w:spacing w:val="-6"/>
          <w:sz w:val="20"/>
        </w:rPr>
        <w:t xml:space="preserve"> is the material-specific thermal expansion coefficient </w:t>
      </w:r>
      <w:r w:rsidR="00440DAB" w:rsidRPr="00440DAB">
        <w:rPr>
          <w:rFonts w:ascii="Times New Roman" w:hAnsi="Times New Roman" w:cs="Times New Roman"/>
          <w:spacing w:val="-6"/>
          <w:sz w:val="20"/>
        </w:rPr>
        <w:fldChar w:fldCharType="begin"/>
      </w:r>
      <w:r w:rsidR="00440DAB" w:rsidRPr="00440DAB">
        <w:rPr>
          <w:rFonts w:ascii="Times New Roman" w:hAnsi="Times New Roman" w:cs="Times New Roman"/>
          <w:spacing w:val="-6"/>
          <w:sz w:val="20"/>
        </w:rPr>
        <w:instrText xml:space="preserve"> ADDIN ZOTERO_ITEM CSL_CITATION {"citationID":"i7Nl50tw","properties":{"formattedCitation":"[12]","plainCitation":"[12]","noteIndex":0},"citationItems":[{"id":213,"uris":["http://zotero.org/users/local/BYpkgyKc/items/V3LI4PI4"],"itemData":{"id":213,"type":"article-journal","abstract":"The temperature dependence of water equivalent phantom materials used in radiotherapy and diagnostic imaging has been investigated. Samples of phantom materials based on epoxy resin, polyethylene, a polystyrene–polypropylene mixture and commercially available phantom materials (Solid WaterTM, Gammex RMI and Plastic WaterTM, Nuclear Associates) were scanned at temperatures from 15 to 40 ◦C and HU values determined. At a reference temperature of 20 ◦C materials optimized for CT applications give HU values close to zero while the commercial materials show an offset of 119.77 HU (Plastic Water) and 27.69 HU (Solid Water). Temperature dependence was lowest for epoxy-based materials (EPX-W: −0.23 HU ◦C−1; Solid Water: −0.25 HU ◦C−1) and highest for a polyethylene-based material (X0: −0.72 HU ◦C−1). A material based on a mixture of polystyrene and polypropylene (PSPP1: −0.27 HU ◦C−1) is comparable to epoxy-based materials and water (−0.29 HU ◦C−1).","container-title":"Physics in Medicine and Biology","DOI":"10.1088/0031-9155/47/16/307","ISSN":"00319155","issue":"16","journalAbbreviation":"Phys. Med. Biol.","language":"en","page":"2917-2923","source":"DOI.org (Crossref)","title":"Temperature dependence of HU values for various water equivalent phantom materials","volume":"47","author":[{"family":"Homolka","given":"P"},{"family":"Gahleitner","given":"A"},{"family":"Nowotny","given":"R"}],"issued":{"date-parts":[["2002",8,21]]}}}],"schema":"https://github.com/citation-style-language/schema/raw/master/csl-citation.json"} </w:instrText>
      </w:r>
      <w:r w:rsidR="00440DAB" w:rsidRPr="00440DAB">
        <w:rPr>
          <w:rFonts w:ascii="Times New Roman" w:hAnsi="Times New Roman" w:cs="Times New Roman"/>
          <w:spacing w:val="-6"/>
          <w:sz w:val="20"/>
        </w:rPr>
        <w:fldChar w:fldCharType="separate"/>
      </w:r>
      <w:r w:rsidR="00440DAB" w:rsidRPr="00440DAB">
        <w:rPr>
          <w:rFonts w:ascii="Times New Roman" w:hAnsi="Times New Roman" w:cs="Times New Roman"/>
          <w:sz w:val="20"/>
          <w:szCs w:val="24"/>
        </w:rPr>
        <w:t>[12]</w:t>
      </w:r>
      <w:r w:rsidR="00440DAB" w:rsidRPr="00440DAB">
        <w:rPr>
          <w:rFonts w:ascii="Times New Roman" w:hAnsi="Times New Roman" w:cs="Times New Roman"/>
          <w:spacing w:val="-6"/>
          <w:sz w:val="20"/>
        </w:rPr>
        <w:fldChar w:fldCharType="end"/>
      </w:r>
      <w:r w:rsidR="00440DAB" w:rsidRPr="00440DAB">
        <w:rPr>
          <w:rFonts w:ascii="Times New Roman" w:hAnsi="Times New Roman" w:cs="Times New Roman"/>
          <w:spacing w:val="-6"/>
          <w:sz w:val="20"/>
        </w:rPr>
        <w:t xml:space="preserve">. The change in HU per degree Celsius is called the thermal sensitivity and is often approximated as a constant over the relevant temperature range (~30 °C to ~90 °C). This linear trend is confirmed in the prior studies which examined substances including water, fat, liver, kidney, and so on </w:t>
      </w:r>
      <w:r w:rsidR="00440DAB" w:rsidRPr="00440DAB">
        <w:rPr>
          <w:rFonts w:ascii="Times New Roman" w:hAnsi="Times New Roman" w:cs="Times New Roman"/>
          <w:spacing w:val="-6"/>
          <w:sz w:val="20"/>
        </w:rPr>
        <w:fldChar w:fldCharType="begin"/>
      </w:r>
      <w:r w:rsidR="00D40A3A">
        <w:rPr>
          <w:rFonts w:ascii="Times New Roman" w:hAnsi="Times New Roman" w:cs="Times New Roman"/>
          <w:spacing w:val="-6"/>
          <w:sz w:val="20"/>
        </w:rPr>
        <w:instrText xml:space="preserve"> ADDIN ZOTERO_ITEM CSL_CITATION {"citationID":"zteJXqb4","properties":{"formattedCitation":"[13,14]","plainCitation":"[13,14]","noteIndex":0},"citationItems":[{"id":218,"uris":["http://zotero.org/users/local/BYpkgyKc/items/IVMP8Z9D"],"itemData":{"id":218,"type":"article-journal","abstract":"Objectives The aim of this study was to evaluate the sensitivity of CT-based thermometry for clinical applications regarding a three-component tissue phantom of fat, muscle and bone. Virtual monoenergetic images (VMI) by dual-energy measurements and conventional polychromatic 120-kVp images with modern reconstruction algorithms adaptive statistical iterative reconstruction-Volume (ASIR-V) and deep learning image reconstruction (DLIR) were compared.\nMethods A temperature-regulating water circuit system was developed for the systematic evaluation of the correlation between temperature and Hounsfield units (HU). The measurements were performed on a Revolution CT with gemstone spectral imaging technology (GSI). Complementary measurements were performed without GSI (voltage 120 kVp, current 130–545 mA). The measured object was a tissue equivalent phantom in a temperature range of 18 to 50°C. The evaluation was carried out for VMI at 40 to 140 keV and polychromatic 120-kVp images.\nResults The regression analysis showed a significant inverse linear dependency between temperature and average HU regardless of ASIR-V and DLIR. VMI show a higher temperature sensitivity compared to polychromatic images. The temperature sensitivities were 1.25 HU/°C (120 kVp) and 1.35 HU/°C (VMI at 140 keV) for fat, 0.38 HU/°C (120 kVp) and 0.47 HU/°C (VMI at 40 keV) for muscle and 1.15 HU/°C (120 kVp) and 3.58 HU/°C (VMI at 50 keV) for bone.\nConclusions Dual-energy with VMI enables a higher temperature sensitivity for fat, muscle and bone. The reconstruction with ASIR-V and DLIR has no significant influence on CT-based thermometry, which opens up the potential of drastic dose reductions.","container-title":"European Radiology","DOI":"10.1007/s00330-021-08206-z","ISSN":"0938-7994, 1432-1084","issue":"1","journalAbbreviation":"Eur Radiol","language":"en","page":"424-431","source":"DOI.org (Crossref)","title":"CT-based thermometry with virtual monoenergetic images by dual-energy of fat, muscle and bone using FBP, iterative and deep learning–based reconstruction","volume":"32","author":[{"family":"Heinrich","given":"Andreas"},{"family":"Schenkl","given":"Sebastian"},{"family":"Buckreus","given":"David"},{"family":"Güttler","given":"Felix V."},{"family":"Teichgräber","given":"Ulf K-M."}],"issued":{"date-parts":[["2022",1]]}},"label":"page"},{"id":214,"uris":["http://zotero.org/users/local/BYpkgyKc/items/KUL4KZI5"],"itemData":{"id":214,"type":"article-journal","abstract":"Objectives\nTo assess the feasibility of computed tomography (CT) based thermometry during interstitial laser heating in the bovine liver.\n\nMethods\nFour freshly exercised cylindrical blocks of bovine tissue were heated using a continuous laser of Nd:YAG (wavelength: 1064 nm, active length: 30 mm, power: 10–30 W). All tissues were imaged at least once before and 7 times during laser heating using CT and temperatures were simultaneously measured with 5 calibrated thermal sensors. The dependency of the average CT numbers as a function of temperature was analysed with regression analysis and a CT thermal sensitivity was derived.\n\nResults\nDuring laser heating, the growing hypodense area was observed around the laser source and that area showed an increase as a function of time. The formation of hypodense area was caused by declining in CT numbers at increasing temperatures. The regression analysis showed an inverse linear dependency between temperature and average CT number with −0.65 ± 0.048 HU/°C (R2 = 0.75) for the range of 18–85°C in bovine liver.\n\nConclusions\nThe non-invasive CT based thermometry during interstitial laser heating is feasible in the bovine liver. CT based thermometry could be further developed and may be of potential use during clinical LITT of the liver.","container-title":"European Radiology","DOI":"10.1007/s00330-011-2106-6","ISSN":"0938-7994","issue":"8","journalAbbreviation":"Eur Radiol","note":"PMID: 21432022\nPMCID: PMC3128258","page":"1733-1738","source":"PubMed Central","title":"Feasibility of computed tomography based thermometry during interstitial laser heating in bovine liver","volume":"21","author":[{"family":"Pandeya","given":"G. D."},{"family":"Klaessens","given":"J. H. G. M."},{"family":"Greuter","given":"M. J. W."},{"family":"Schmidt","given":"B."},{"family":"Flohr","given":"T."},{"family":"Hillegersberg","given":"R.","non-dropping-particle":"van"},{"family":"Oudkerk","given":"M."}],"issued":{"date-parts":[["2011"]]}},"label":"page"}],"schema":"https://github.com/citation-style-language/schema/raw/master/csl-citation.json"} </w:instrText>
      </w:r>
      <w:r w:rsidR="00440DAB" w:rsidRPr="00440DAB">
        <w:rPr>
          <w:rFonts w:ascii="Times New Roman" w:hAnsi="Times New Roman" w:cs="Times New Roman"/>
          <w:spacing w:val="-6"/>
          <w:sz w:val="20"/>
        </w:rPr>
        <w:fldChar w:fldCharType="separate"/>
      </w:r>
      <w:r w:rsidR="00D40A3A" w:rsidRPr="00D40A3A">
        <w:rPr>
          <w:rFonts w:ascii="Times New Roman" w:hAnsi="Times New Roman" w:cs="Times New Roman"/>
          <w:sz w:val="20"/>
        </w:rPr>
        <w:t>[13,14]</w:t>
      </w:r>
      <w:r w:rsidR="00440DAB" w:rsidRPr="00440DAB">
        <w:rPr>
          <w:rFonts w:ascii="Times New Roman" w:hAnsi="Times New Roman" w:cs="Times New Roman"/>
          <w:spacing w:val="-6"/>
          <w:sz w:val="20"/>
        </w:rPr>
        <w:fldChar w:fldCharType="end"/>
      </w:r>
      <w:r w:rsidR="00440DAB" w:rsidRPr="00440DAB">
        <w:rPr>
          <w:rFonts w:ascii="Times New Roman" w:hAnsi="Times New Roman" w:cs="Times New Roman"/>
          <w:spacing w:val="-6"/>
          <w:sz w:val="20"/>
        </w:rPr>
        <w:t xml:space="preserve">. </w:t>
      </w:r>
      <w:ins w:id="15" w:author="ShuangHeng Wang" w:date="2022-11-21T00:52:00Z">
        <w:r w:rsidR="00312EBB">
          <w:rPr>
            <w:rFonts w:ascii="Times New Roman" w:hAnsi="Times New Roman" w:cs="Times New Roman"/>
            <w:spacing w:val="-6"/>
            <w:sz w:val="20"/>
          </w:rPr>
          <w:t xml:space="preserve">Overall, studies have shown that CT thermometry can reach </w:t>
        </w:r>
      </w:ins>
      <w:ins w:id="16" w:author="ShuangHeng Wang" w:date="2022-11-21T00:50:00Z">
        <w:r w:rsidR="001A6527">
          <w:rPr>
            <w:rFonts w:ascii="Times New Roman" w:hAnsi="Times New Roman" w:cs="Times New Roman"/>
            <w:spacing w:val="-6"/>
            <w:sz w:val="20"/>
          </w:rPr>
          <w:t>an impressive accuracy of 3-5</w:t>
        </w:r>
      </w:ins>
      <w:ins w:id="17" w:author="ShuangHeng Wang" w:date="2022-11-21T00:52:00Z">
        <w:r w:rsidR="00312EBB" w:rsidRPr="00440DAB">
          <w:rPr>
            <w:rFonts w:ascii="Times New Roman" w:hAnsi="Times New Roman" w:cs="Times New Roman"/>
            <w:spacing w:val="-6"/>
            <w:sz w:val="20"/>
          </w:rPr>
          <w:t>°</w:t>
        </w:r>
      </w:ins>
      <w:ins w:id="18" w:author="ShuangHeng Wang" w:date="2022-11-21T00:50:00Z">
        <w:r w:rsidR="001A6527">
          <w:rPr>
            <w:rFonts w:ascii="Times New Roman" w:hAnsi="Times New Roman" w:cs="Times New Roman"/>
            <w:spacing w:val="-6"/>
            <w:sz w:val="20"/>
          </w:rPr>
          <w:t>C</w:t>
        </w:r>
      </w:ins>
      <w:ins w:id="19" w:author="ShuangHeng Wang" w:date="2022-11-21T00:53:00Z">
        <w:r w:rsidR="00312EBB">
          <w:rPr>
            <w:rFonts w:ascii="Times New Roman" w:hAnsi="Times New Roman" w:cs="Times New Roman"/>
            <w:spacing w:val="-6"/>
            <w:sz w:val="20"/>
          </w:rPr>
          <w:t xml:space="preserve">, but only </w:t>
        </w:r>
        <w:r w:rsidR="0044658C">
          <w:rPr>
            <w:rFonts w:ascii="Times New Roman" w:hAnsi="Times New Roman" w:cs="Times New Roman"/>
            <w:spacing w:val="-6"/>
            <w:sz w:val="20"/>
          </w:rPr>
          <w:t>after calibration to a</w:t>
        </w:r>
        <w:r w:rsidR="00312EBB">
          <w:rPr>
            <w:rFonts w:ascii="Times New Roman" w:hAnsi="Times New Roman" w:cs="Times New Roman"/>
            <w:spacing w:val="-6"/>
            <w:sz w:val="20"/>
          </w:rPr>
          <w:t xml:space="preserve"> given material</w:t>
        </w:r>
      </w:ins>
      <w:ins w:id="20" w:author="ShuangHeng Wang" w:date="2022-11-21T00:51:00Z">
        <w:r w:rsidR="00CA6100">
          <w:rPr>
            <w:rFonts w:ascii="Times New Roman" w:hAnsi="Times New Roman" w:cs="Times New Roman"/>
            <w:spacing w:val="-6"/>
            <w:sz w:val="20"/>
          </w:rPr>
          <w:t xml:space="preserve"> </w:t>
        </w:r>
      </w:ins>
      <w:r w:rsidR="00CA6100">
        <w:rPr>
          <w:rFonts w:ascii="Times New Roman" w:hAnsi="Times New Roman" w:cs="Times New Roman"/>
          <w:spacing w:val="-6"/>
          <w:sz w:val="20"/>
        </w:rPr>
        <w:fldChar w:fldCharType="begin"/>
      </w:r>
      <w:r w:rsidR="00CA6100">
        <w:rPr>
          <w:rFonts w:ascii="Times New Roman" w:hAnsi="Times New Roman" w:cs="Times New Roman"/>
          <w:spacing w:val="-6"/>
          <w:sz w:val="20"/>
        </w:rPr>
        <w:instrText xml:space="preserve"> ADDIN ZOTERO_ITEM CSL_CITATION {"citationID":"olzx71Dk","properties":{"formattedCitation":"[1]","plainCitation":"[1]","noteIndex":0},"citationItems":[{"id":189,"uris":["http://zotero.org/users/local/BYpkgyKc/items/TDFNIVTK"],"itemData":{"id":189,"type":"article-journal","abstract":"The dependence of computed tomography (CT) values on temperature has been pointed out by several authors since the late 1970s. They emphasised the importance of this phenomenon on the calibration process with water equivalent phantoms of the CT scanners. Few years later the potential of CT thermometry for non-invasive temperature mapping during thermal procedures was investigated. The interest on the employment of this technique during thermal treatments has been recently renewed with the improvement of modern CT scanner performances and with the increased popularity of minimally invasive thermal techniques for cancer treatment. A good thermometry allows avoiding unintended damage of the healthy tissues during the procedure by providing a detailed tissue temperature distribution; therefore, it is recommended in order to achieve good effectiveness of the thermal treatment. Researchers have been working on this issue for more than four decades and different non-invasive solutions have been proposed, i.e., microwave thermal imaging, infrared (IR)-, ultrasound-, magnetic-resonance (MR)-, and CT-based thermometry. This review aims to summarise the essential physics and the currently available data on CT-based thermometry and to elucidate the potential use of this technique during thermal procedures. Background information on measuring principle, an investigation of the performances achieved by this technique and the thermal sensitivity of the CT-number of different organs are provided and discussed.","container-title":"International Journal of Hyperthermia","DOI":"10.3109/02656736.2014.922221","ISSN":"0265-6736, 1464-5157","issue":"4","journalAbbreviation":"International Journal of Hyperthermia","language":"en","page":"219-227","source":"DOI.org (Crossref)","title":"CT-based thermometry: An overview","title-short":"CT-based thermometry","volume":"30","author":[{"family":"Fani","given":"F."},{"family":"Schena","given":"E."},{"family":"Saccomandi","given":"P."},{"family":"Silvestri","given":"S."}],"issued":{"date-parts":[["2014",6]]}}}],"schema":"https://github.com/citation-style-language/schema/raw/master/csl-citation.json"} </w:instrText>
      </w:r>
      <w:r w:rsidR="00CA6100">
        <w:rPr>
          <w:rFonts w:ascii="Times New Roman" w:hAnsi="Times New Roman" w:cs="Times New Roman"/>
          <w:spacing w:val="-6"/>
          <w:sz w:val="20"/>
        </w:rPr>
        <w:fldChar w:fldCharType="separate"/>
      </w:r>
      <w:r w:rsidR="00CA6100" w:rsidRPr="00CA6100">
        <w:rPr>
          <w:rFonts w:ascii="Times New Roman" w:hAnsi="Times New Roman" w:cs="Times New Roman"/>
          <w:sz w:val="20"/>
        </w:rPr>
        <w:t>[1]</w:t>
      </w:r>
      <w:r w:rsidR="00CA6100">
        <w:rPr>
          <w:rFonts w:ascii="Times New Roman" w:hAnsi="Times New Roman" w:cs="Times New Roman"/>
          <w:spacing w:val="-6"/>
          <w:sz w:val="20"/>
        </w:rPr>
        <w:fldChar w:fldCharType="end"/>
      </w:r>
      <w:ins w:id="21" w:author="ShuangHeng Wang" w:date="2022-11-21T00:51:00Z">
        <w:r w:rsidR="001A6527">
          <w:rPr>
            <w:rFonts w:ascii="Times New Roman" w:hAnsi="Times New Roman" w:cs="Times New Roman"/>
            <w:spacing w:val="-6"/>
            <w:sz w:val="20"/>
          </w:rPr>
          <w:t>.</w:t>
        </w:r>
      </w:ins>
      <w:ins w:id="22" w:author="ShuangHeng Wang" w:date="2022-11-21T00:50:00Z">
        <w:r w:rsidR="001A6527">
          <w:rPr>
            <w:rFonts w:ascii="Times New Roman" w:hAnsi="Times New Roman" w:cs="Times New Roman"/>
            <w:spacing w:val="-6"/>
            <w:sz w:val="20"/>
          </w:rPr>
          <w:t xml:space="preserve"> </w:t>
        </w:r>
      </w:ins>
      <w:r w:rsidR="00440DAB" w:rsidRPr="00440DAB">
        <w:rPr>
          <w:rFonts w:ascii="Times New Roman" w:hAnsi="Times New Roman" w:cs="Times New Roman"/>
          <w:spacing w:val="-6"/>
          <w:sz w:val="20"/>
        </w:rPr>
        <w:t>While th</w:t>
      </w:r>
      <w:ins w:id="23" w:author="ShuangHeng Wang" w:date="2022-11-21T00:53:00Z">
        <w:r w:rsidR="0044658C">
          <w:rPr>
            <w:rFonts w:ascii="Times New Roman" w:hAnsi="Times New Roman" w:cs="Times New Roman"/>
            <w:spacing w:val="-6"/>
            <w:sz w:val="20"/>
          </w:rPr>
          <w:t xml:space="preserve">e </w:t>
        </w:r>
      </w:ins>
      <w:del w:id="24" w:author="ShuangHeng Wang" w:date="2022-11-21T00:53:00Z">
        <w:r w:rsidR="00440DAB" w:rsidRPr="00440DAB" w:rsidDel="0044658C">
          <w:rPr>
            <w:rFonts w:ascii="Times New Roman" w:hAnsi="Times New Roman" w:cs="Times New Roman"/>
            <w:spacing w:val="-6"/>
            <w:sz w:val="20"/>
          </w:rPr>
          <w:delText xml:space="preserve">is </w:delText>
        </w:r>
      </w:del>
      <w:r w:rsidR="00440DAB" w:rsidRPr="00440DAB">
        <w:rPr>
          <w:rFonts w:ascii="Times New Roman" w:hAnsi="Times New Roman" w:cs="Times New Roman"/>
          <w:spacing w:val="-6"/>
          <w:sz w:val="20"/>
        </w:rPr>
        <w:t xml:space="preserve">principle of CT thermometry is conceptually simple, the variability in thermal sensitivity between different tissues, different patients, and under different scanning protocols is a critical challenge </w:t>
      </w:r>
      <w:r w:rsidR="00440DAB" w:rsidRPr="00440DAB">
        <w:rPr>
          <w:rFonts w:ascii="Times New Roman" w:hAnsi="Times New Roman" w:cs="Times New Roman"/>
          <w:spacing w:val="-6"/>
          <w:sz w:val="20"/>
        </w:rPr>
        <w:fldChar w:fldCharType="begin"/>
      </w:r>
      <w:r w:rsidR="00440DAB" w:rsidRPr="00440DAB">
        <w:rPr>
          <w:rFonts w:ascii="Times New Roman" w:hAnsi="Times New Roman" w:cs="Times New Roman"/>
          <w:spacing w:val="-6"/>
          <w:sz w:val="20"/>
        </w:rPr>
        <w:instrText xml:space="preserve"> ADDIN ZOTERO_ITEM CSL_CITATION {"citationID":"4OqeXgR7","properties":{"formattedCitation":"[1]","plainCitation":"[1]","noteIndex":0},"citationItems":[{"id":189,"uris":["http://zotero.org/users/local/BYpkgyKc/items/TDFNIVTK"],"itemData":{"id":189,"type":"article-journal","abstract":"The dependence of computed tomography (CT) values on temperature has been pointed out by several authors since the late 1970s. They emphasised the importance of this phenomenon on the calibration process with water equivalent phantoms of the CT scanners. Few years later the potential of CT thermometry for non-invasive temperature mapping during thermal procedures was investigated. The interest on the employment of this technique during thermal treatments has been recently renewed with the improvement of modern CT scanner performances and with the increased popularity of minimally invasive thermal techniques for cancer treatment. A good thermometry allows avoiding unintended damage of the healthy tissues during the procedure by providing a detailed tissue temperature distribution; therefore, it is recommended in order to achieve good effectiveness of the thermal treatment. Researchers have been working on this issue for more than four decades and different non-invasive solutions have been proposed, i.e., microwave thermal imaging, infrared (IR)-, ultrasound-, magnetic-resonance (MR)-, and CT-based thermometry. This review aims to summarise the essential physics and the currently available data on CT-based thermometry and to elucidate the potential use of this technique during thermal procedures. Background information on measuring principle, an investigation of the performances achieved by this technique and the thermal sensitivity of the CT-number of different organs are provided and discussed.","container-title":"International Journal of Hyperthermia","DOI":"10.3109/02656736.2014.922221","ISSN":"0265-6736, 1464-5157","issue":"4","journalAbbreviation":"International Journal of Hyperthermia","language":"en","page":"219-227","source":"DOI.org (Crossref)","title":"CT-based thermometry: An overview","title-short":"CT-based thermometry","volume":"30","author":[{"family":"Fani","given":"F."},{"family":"Schena","given":"E."},{"family":"Saccomandi","given":"P."},{"family":"Silvestri","given":"S."}],"issued":{"date-parts":[["2014",6]]}}}],"schema":"https://github.com/citation-style-language/schema/raw/master/csl-citation.json"} </w:instrText>
      </w:r>
      <w:r w:rsidR="00440DAB" w:rsidRPr="00440DAB">
        <w:rPr>
          <w:rFonts w:ascii="Times New Roman" w:hAnsi="Times New Roman" w:cs="Times New Roman"/>
          <w:spacing w:val="-6"/>
          <w:sz w:val="20"/>
        </w:rPr>
        <w:fldChar w:fldCharType="separate"/>
      </w:r>
      <w:r w:rsidR="00440DAB" w:rsidRPr="00440DAB">
        <w:rPr>
          <w:rFonts w:ascii="Times New Roman" w:hAnsi="Times New Roman" w:cs="Times New Roman"/>
          <w:sz w:val="20"/>
          <w:szCs w:val="24"/>
        </w:rPr>
        <w:t>[1]</w:t>
      </w:r>
      <w:r w:rsidR="00440DAB" w:rsidRPr="00440DAB">
        <w:rPr>
          <w:rFonts w:ascii="Times New Roman" w:hAnsi="Times New Roman" w:cs="Times New Roman"/>
          <w:spacing w:val="-6"/>
          <w:sz w:val="20"/>
        </w:rPr>
        <w:fldChar w:fldCharType="end"/>
      </w:r>
      <w:r w:rsidR="00440DAB" w:rsidRPr="00440DAB">
        <w:rPr>
          <w:rFonts w:ascii="Times New Roman" w:hAnsi="Times New Roman" w:cs="Times New Roman"/>
          <w:spacing w:val="-6"/>
          <w:sz w:val="20"/>
        </w:rPr>
        <w:t>. It would be difficult or impossible to obtain these highly specific measures in-vivo, and clearly there are substantial differences between in-vivo and ex-vivo measurements because of the different physiological conditions. Furthermore, exposure to intense heat</w:t>
      </w:r>
      <w:bookmarkEnd w:id="12"/>
      <w:r w:rsidR="00440DAB" w:rsidRPr="00440DAB">
        <w:rPr>
          <w:rFonts w:ascii="Times New Roman" w:hAnsi="Times New Roman" w:cs="Times New Roman"/>
          <w:spacing w:val="-6"/>
          <w:sz w:val="20"/>
        </w:rPr>
        <w:t xml:space="preserve"> </w:t>
      </w:r>
      <w:bookmarkStart w:id="25" w:name="_Hlk115037317"/>
      <w:r w:rsidR="00440DAB" w:rsidRPr="00440DAB">
        <w:rPr>
          <w:rFonts w:ascii="Times New Roman" w:hAnsi="Times New Roman" w:cs="Times New Roman"/>
          <w:spacing w:val="-6"/>
          <w:sz w:val="20"/>
        </w:rPr>
        <w:t xml:space="preserve">during thermal ablation may alter the thermal properties of the target region, introducing additional errors. </w:t>
      </w:r>
    </w:p>
    <w:p w14:paraId="02DC9FD9" w14:textId="67490FC5" w:rsidR="00222E8C" w:rsidRDefault="00222E8C" w:rsidP="00222E8C">
      <w:pPr>
        <w:autoSpaceDE w:val="0"/>
        <w:autoSpaceDN w:val="0"/>
        <w:adjustRightInd w:val="0"/>
        <w:spacing w:after="0"/>
        <w:jc w:val="center"/>
        <w:rPr>
          <w:rFonts w:ascii="Times New Roman" w:hAnsi="Times New Roman" w:cs="Times New Roman"/>
          <w:spacing w:val="-6"/>
          <w:sz w:val="20"/>
        </w:rPr>
      </w:pPr>
      <w:r w:rsidRPr="00222E8C">
        <w:rPr>
          <w:rFonts w:ascii="Times New Roman" w:hAnsi="Times New Roman" w:cs="Times New Roman"/>
          <w:spacing w:val="-6"/>
          <w:sz w:val="20"/>
        </w:rPr>
        <w:t>Figure 1. Illustration of the experimental setup and procedure. a) Photo of the photon counting CT configuration used to take 2D projections (256x1280 pixels) of the phantom. b) the 200th row in the projection is selected as the LOI and used to obtain the difference between the projection profiles of the phantom when it is filled and when it is empty. The projections have been contrast enhanced for better viewing and the vertical white lines corresponding to gaps between detector chips are removed during processing. c) The difference in area between the projection profiles of the empty and filled phantom are used to determine the LAC of the liquid material.</w:t>
      </w:r>
    </w:p>
    <w:p w14:paraId="5CE7A060" w14:textId="77777777" w:rsidR="00222E8C" w:rsidRPr="00440DAB" w:rsidRDefault="00222E8C" w:rsidP="00222E8C">
      <w:pPr>
        <w:autoSpaceDE w:val="0"/>
        <w:autoSpaceDN w:val="0"/>
        <w:adjustRightInd w:val="0"/>
        <w:spacing w:after="0"/>
        <w:jc w:val="center"/>
        <w:rPr>
          <w:rFonts w:ascii="Times New Roman" w:hAnsi="Times New Roman" w:cs="Times New Roman"/>
          <w:spacing w:val="-6"/>
          <w:sz w:val="20"/>
        </w:rPr>
      </w:pPr>
    </w:p>
    <w:p w14:paraId="2A4B06DB" w14:textId="6BFF2B84" w:rsidR="000B1EC2" w:rsidRPr="00440DAB" w:rsidRDefault="00440DAB" w:rsidP="00440DAB">
      <w:pPr>
        <w:autoSpaceDE w:val="0"/>
        <w:autoSpaceDN w:val="0"/>
        <w:adjustRightInd w:val="0"/>
        <w:spacing w:after="0"/>
        <w:jc w:val="both"/>
        <w:rPr>
          <w:rFonts w:ascii="Times New Roman" w:hAnsi="Times New Roman" w:cs="Times New Roman"/>
          <w:spacing w:val="-6"/>
          <w:sz w:val="20"/>
        </w:rPr>
      </w:pPr>
      <w:r w:rsidRPr="00440DAB">
        <w:rPr>
          <w:rFonts w:ascii="Times New Roman" w:hAnsi="Times New Roman" w:cs="Times New Roman"/>
          <w:spacing w:val="-6"/>
          <w:sz w:val="20"/>
        </w:rPr>
        <w:t xml:space="preserve">     To address these significant problems with CT thermometry, here we present the first approach for PCCT thermometry that allows for superior material decomposition and data-driven temperature mapping relying on basis material data that do not need patient-specific calibration. Using PCCT to </w:t>
      </w:r>
      <w:r w:rsidRPr="00440DAB">
        <w:rPr>
          <w:rFonts w:ascii="Times New Roman" w:hAnsi="Times New Roman" w:cs="Times New Roman"/>
          <w:spacing w:val="-6"/>
          <w:sz w:val="20"/>
        </w:rPr>
        <w:lastRenderedPageBreak/>
        <w:t xml:space="preserve">simultaneously capture the LAC of a substance at several energy levels, we can perform material decomposition, which is demonstrated in Equation 2 for three base materials without loss of generality </w:t>
      </w:r>
      <w:r w:rsidRPr="00440DAB">
        <w:rPr>
          <w:rFonts w:ascii="Times New Roman" w:hAnsi="Times New Roman" w:cs="Times New Roman"/>
          <w:spacing w:val="-6"/>
          <w:sz w:val="20"/>
        </w:rPr>
        <w:fldChar w:fldCharType="begin"/>
      </w:r>
      <w:r w:rsidR="00D40A3A">
        <w:rPr>
          <w:rFonts w:ascii="Times New Roman" w:hAnsi="Times New Roman" w:cs="Times New Roman"/>
          <w:spacing w:val="-6"/>
          <w:sz w:val="20"/>
        </w:rPr>
        <w:instrText xml:space="preserve"> ADDIN ZOTERO_ITEM CSL_CITATION {"citationID":"kr5FZ1aQ","properties":{"formattedCitation":"[15,16]","plainCitation":"[15,16]","noteIndex":0},"citationItems":[{"id":225,"uris":["http://zotero.org/users/local/BYpkgyKc/items/VFX8KZVU"],"itemData":{"id":225,"type":"article-journal","abstract":"Photon-counting CT (PCCT) potentially offers both improved dose efficiency and material decomposition capabilities relative to CT systems using energy integrating detectors. With respect to material decomposition, both projection-based and image-based methods have been proposed, most of which require accurate a priori information regarding the shape of the x-ray spectra and the response of the detectors. Additionally, projection-based methods require access to projection data. These data can be difficult to obtain, since spectra, detector response, and projection data formats are proprietary information. Further, some published image-based, 3-material decomposition methods require a volume conservation assumption, which is often violated in solutions. We have developed an image-based material decomposition method that can overcome those limitations. We introduced a general condition on volume constraint that does not require the volume to be conserved in a mixture. An empirical calibration can be performed with various concentrations of basis materials. The material decomposition method was applied to images acquired from a prototype whole-body PCCT scanner. The results showed good agreement between the estimation and known mass concentration values. Factors affecting the performance of material decomposition, such as energy threshold configuration and volume conservation constraint, were also investigated. Changes in accuracy of the mass concentration estimates were demonstrated for four different energy configurations and when volume conservation was assumed.","container-title":"Proceedings of SPIE--the International Society for Optical Engineering","DOI":"10.1117/12.2082069","ISSN":"0277-786X","journalAbbreviation":"Proc SPIE Int Soc Opt Eng","note":"PMID: 26229220\nPMCID: PMC4517482","page":"94120T","source":"PubMed Central","title":"Image-based Material Decomposition with a General Volume Constraint for Photon-Counting CT","volume":"9412","author":[{"family":"Li","given":"Zhoubo"},{"family":"Leng","given":"Shuai"},{"family":"Yu","given":"Lifeng"},{"family":"Yu","given":"Zhicong"},{"family":"McCollough","given":"Cynthia H."}],"issued":{"date-parts":[["2015"]]}},"label":"page"},{"id":222,"uris":["http://zotero.org/users/local/BYpkgyKc/items/N7YGY2GT"],"itemData":{"id":222,"type":"paper-conference","abstract":"Among all dual-energy CT (DECT) methods, fast kVp-switching is advantageous in terms of system cost and imaging performance. However, this data acquisition technique leads to a one-view mismatch between high and low voltage projections, and a kind of interpolation is usually required for consistency. In the paper, we propose an image based material decomposition method, which combines data and reconstructed images. We treat the data as a line integral plus a non-linear beam hardening term, and perform reconstruction and correction iteratively. Numerical results show an excellent quality of basis components.","container-title":"2015 41st Annual Northeast Biomedical Engineering Conference (NEBEC)","DOI":"10.1109/NEBEC.2015.7117206","event-title":"2015 41st Annual Northeast Biomedical Engineering Conference (NEBEC)","note":"ISSN: 2160-7028","page":"1-2","source":"IEEE Xplore","title":"Material decomposition with dual energy CT","author":[{"family":"Yang","given":"Qingsong"},{"family":"Cong","given":"Wenxiang"},{"family":"Wang","given":"Ge"}],"issued":{"date-parts":[["2015",4]]}},"label":"page"}],"schema":"https://github.com/citation-style-language/schema/raw/master/csl-citation.json"} </w:instrText>
      </w:r>
      <w:r w:rsidRPr="00440DAB">
        <w:rPr>
          <w:rFonts w:ascii="Times New Roman" w:hAnsi="Times New Roman" w:cs="Times New Roman"/>
          <w:spacing w:val="-6"/>
          <w:sz w:val="20"/>
        </w:rPr>
        <w:fldChar w:fldCharType="separate"/>
      </w:r>
      <w:r w:rsidR="00D40A3A" w:rsidRPr="00D40A3A">
        <w:rPr>
          <w:rFonts w:ascii="Times New Roman" w:hAnsi="Times New Roman" w:cs="Times New Roman"/>
          <w:sz w:val="20"/>
        </w:rPr>
        <w:t>[15,16]</w:t>
      </w:r>
      <w:r w:rsidRPr="00440DAB">
        <w:rPr>
          <w:rFonts w:ascii="Times New Roman" w:hAnsi="Times New Roman" w:cs="Times New Roman"/>
          <w:spacing w:val="-6"/>
          <w:sz w:val="20"/>
        </w:rPr>
        <w:fldChar w:fldCharType="end"/>
      </w:r>
      <w:r w:rsidRPr="00440DAB">
        <w:rPr>
          <w:rFonts w:ascii="Times New Roman" w:hAnsi="Times New Roman" w:cs="Times New Roman"/>
          <w:spacing w:val="-6"/>
          <w:sz w:val="20"/>
        </w:rPr>
        <w:t>.</w:t>
      </w:r>
      <w:bookmarkEnd w:id="25"/>
    </w:p>
    <w:p w14:paraId="6E392E50" w14:textId="2E7DEAAD" w:rsidR="000B1EC2" w:rsidRPr="00440DAB" w:rsidRDefault="003E6989" w:rsidP="00440DAB">
      <w:pPr>
        <w:pStyle w:val="10BodySubsequentParagraph"/>
        <w:jc w:val="center"/>
        <w:rPr>
          <w:rFonts w:cs="Times New Roman"/>
          <w:spacing w:val="-6"/>
          <w:szCs w:val="20"/>
        </w:rPr>
      </w:pPr>
      <m:oMath>
        <m:d>
          <m:dPr>
            <m:begChr m:val="{"/>
            <m:endChr m:val=""/>
            <m:ctrlPr>
              <w:rPr>
                <w:rFonts w:ascii="Cambria Math" w:hAnsi="Cambria Math" w:cs="Times New Roman"/>
                <w:i/>
                <w:spacing w:val="-6"/>
                <w:szCs w:val="20"/>
              </w:rPr>
            </m:ctrlPr>
          </m:dPr>
          <m:e>
            <m:eqArr>
              <m:eqArrPr>
                <m:ctrlPr>
                  <w:rPr>
                    <w:rFonts w:ascii="Cambria Math" w:hAnsi="Cambria Math" w:cs="Times New Roman"/>
                    <w:i/>
                    <w:spacing w:val="-6"/>
                    <w:szCs w:val="20"/>
                  </w:rPr>
                </m:ctrlPr>
              </m:eqArrPr>
              <m:e>
                <m:r>
                  <m:rPr>
                    <m:sty m:val="p"/>
                  </m:rPr>
                  <w:rPr>
                    <w:rFonts w:ascii="Cambria Math" w:hAnsi="Cambria Math" w:cs="Times New Roman"/>
                    <w:spacing w:val="-6"/>
                    <w:szCs w:val="20"/>
                  </w:rPr>
                  <m:t>μ</m:t>
                </m:r>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1</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1</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1</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1</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2</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2</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1</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3</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3</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1</m:t>
                        </m:r>
                      </m:sub>
                    </m:sSub>
                  </m:e>
                </m:d>
              </m:e>
              <m:e>
                <m:r>
                  <m:rPr>
                    <m:sty m:val="p"/>
                  </m:rPr>
                  <w:rPr>
                    <w:rFonts w:ascii="Cambria Math" w:hAnsi="Cambria Math" w:cs="Times New Roman"/>
                    <w:spacing w:val="-6"/>
                    <w:szCs w:val="20"/>
                  </w:rPr>
                  <m:t>μ</m:t>
                </m:r>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2</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1</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1</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2</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2</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2</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2</m:t>
                        </m:r>
                      </m:sub>
                    </m:sSub>
                  </m:e>
                </m:d>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3</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3</m:t>
                    </m:r>
                  </m:sub>
                </m:sSub>
                <m:d>
                  <m:dPr>
                    <m:ctrlPr>
                      <w:rPr>
                        <w:rFonts w:ascii="Cambria Math" w:hAnsi="Cambria Math" w:cs="Times New Roman"/>
                        <w:i/>
                        <w:spacing w:val="-6"/>
                        <w:szCs w:val="20"/>
                      </w:rPr>
                    </m:ctrlPr>
                  </m:dPr>
                  <m:e>
                    <m:sSub>
                      <m:sSubPr>
                        <m:ctrlPr>
                          <w:rPr>
                            <w:rFonts w:ascii="Cambria Math" w:hAnsi="Cambria Math" w:cs="Times New Roman"/>
                            <w:i/>
                            <w:spacing w:val="-6"/>
                            <w:szCs w:val="20"/>
                          </w:rPr>
                        </m:ctrlPr>
                      </m:sSubPr>
                      <m:e>
                        <m:r>
                          <w:rPr>
                            <w:rFonts w:ascii="Cambria Math" w:hAnsi="Cambria Math" w:cs="Times New Roman"/>
                            <w:spacing w:val="-6"/>
                            <w:szCs w:val="20"/>
                          </w:rPr>
                          <m:t>E</m:t>
                        </m:r>
                      </m:e>
                      <m:sub>
                        <m:r>
                          <w:rPr>
                            <w:rFonts w:ascii="Cambria Math" w:hAnsi="Cambria Math" w:cs="Times New Roman"/>
                            <w:spacing w:val="-6"/>
                            <w:szCs w:val="20"/>
                          </w:rPr>
                          <m:t>3</m:t>
                        </m:r>
                      </m:sub>
                    </m:sSub>
                  </m:e>
                </m:d>
              </m:e>
              <m:e>
                <m:r>
                  <w:rPr>
                    <w:rFonts w:ascii="Cambria Math" w:hAnsi="Cambria Math" w:cs="Times New Roman"/>
                    <w:spacing w:val="-6"/>
                    <w:szCs w:val="20"/>
                  </w:rPr>
                  <m:t>1=</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1</m:t>
                    </m:r>
                  </m:sub>
                </m:sSub>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2</m:t>
                    </m:r>
                  </m:sub>
                </m:sSub>
                <m:r>
                  <w:rPr>
                    <w:rFonts w:ascii="Cambria Math" w:hAnsi="Cambria Math" w:cs="Times New Roman"/>
                    <w:spacing w:val="-6"/>
                    <w:szCs w:val="20"/>
                  </w:rPr>
                  <m:t>+</m:t>
                </m:r>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3</m:t>
                    </m:r>
                  </m:sub>
                </m:sSub>
              </m:e>
            </m:eqArr>
          </m:e>
        </m:d>
      </m:oMath>
      <w:r w:rsidR="000B1EC2" w:rsidRPr="00440DAB">
        <w:rPr>
          <w:rFonts w:cs="Times New Roman"/>
          <w:spacing w:val="-6"/>
          <w:szCs w:val="20"/>
        </w:rPr>
        <w:tab/>
        <w:t>(2)</w:t>
      </w:r>
    </w:p>
    <w:p w14:paraId="2FA0CAB6" w14:textId="5C19AA82" w:rsidR="000B1EC2" w:rsidRPr="00440DAB" w:rsidRDefault="000B1EC2" w:rsidP="00975B8B">
      <w:pPr>
        <w:pStyle w:val="10BodySubsequentParagraph"/>
        <w:rPr>
          <w:rFonts w:cs="Times New Roman"/>
          <w:spacing w:val="-6"/>
          <w:szCs w:val="20"/>
        </w:rPr>
      </w:pPr>
    </w:p>
    <w:p w14:paraId="2A4829F1" w14:textId="77777777" w:rsidR="000B1EC2" w:rsidRPr="00440DAB" w:rsidRDefault="000B1EC2" w:rsidP="00975B8B">
      <w:pPr>
        <w:pStyle w:val="10BodySubsequentParagraph"/>
        <w:ind w:firstLine="0"/>
        <w:rPr>
          <w:rFonts w:cs="Times New Roman"/>
          <w:szCs w:val="20"/>
        </w:rPr>
      </w:pPr>
      <w:r w:rsidRPr="00440DAB">
        <w:rPr>
          <w:rFonts w:cs="Times New Roman"/>
          <w:szCs w:val="20"/>
        </w:rPr>
        <w:t>µ1, µ2, and µ3 are the known energy-dependent LACs of the bases and V1, V2, and V3 are the corresponding unknown volume fractions. Physically speaking, the LAC of a mixture of the base materials must be the linear combination of the LACs of the components with the corresponding volume fractions as the weighting factors.</w:t>
      </w:r>
    </w:p>
    <w:p w14:paraId="02CDEB51" w14:textId="77777777" w:rsidR="000B1EC2" w:rsidRPr="00440DAB" w:rsidRDefault="000B1EC2" w:rsidP="00975B8B">
      <w:pPr>
        <w:autoSpaceDE w:val="0"/>
        <w:autoSpaceDN w:val="0"/>
        <w:adjustRightInd w:val="0"/>
        <w:jc w:val="both"/>
        <w:rPr>
          <w:rFonts w:ascii="Times New Roman" w:hAnsi="Times New Roman" w:cs="Times New Roman"/>
          <w:spacing w:val="-6"/>
          <w:sz w:val="20"/>
          <w:szCs w:val="20"/>
        </w:rPr>
      </w:pPr>
      <w:r w:rsidRPr="00440DAB">
        <w:rPr>
          <w:rFonts w:ascii="Times New Roman" w:hAnsi="Times New Roman" w:cs="Times New Roman"/>
          <w:spacing w:val="-6"/>
          <w:sz w:val="20"/>
          <w:szCs w:val="20"/>
        </w:rPr>
        <w:t xml:space="preserve">     Given the above, one might reasonably expect that thermal sensitivity could be linearly computed according to the material composition. In other words, given that </w:t>
      </w:r>
      <m:oMath>
        <m:sSub>
          <m:sSubPr>
            <m:ctrlPr>
              <w:rPr>
                <w:rFonts w:ascii="Cambria Math" w:hAnsi="Cambria Math" w:cs="Times New Roman"/>
                <w:spacing w:val="-6"/>
                <w:sz w:val="20"/>
                <w:szCs w:val="20"/>
              </w:rPr>
            </m:ctrlPr>
          </m:sSubPr>
          <m:e>
            <m:r>
              <m:rPr>
                <m:sty m:val="p"/>
              </m:rPr>
              <w:rPr>
                <w:rFonts w:ascii="Cambria Math" w:hAnsi="Cambria Math" w:cs="Times New Roman"/>
                <w:spacing w:val="-6"/>
                <w:sz w:val="20"/>
                <w:szCs w:val="20"/>
              </w:rPr>
              <m:t>μ</m:t>
            </m:r>
          </m:e>
          <m:sub>
            <m:r>
              <m:rPr>
                <m:sty m:val="p"/>
              </m:rPr>
              <w:rPr>
                <w:rFonts w:ascii="Cambria Math" w:hAnsi="Cambria Math" w:cs="Times New Roman"/>
                <w:spacing w:val="-6"/>
                <w:sz w:val="20"/>
                <w:szCs w:val="20"/>
              </w:rPr>
              <m:t>i</m:t>
            </m:r>
          </m:sub>
        </m:sSub>
        <m:d>
          <m:dPr>
            <m:ctrlPr>
              <w:rPr>
                <w:rFonts w:ascii="Cambria Math" w:hAnsi="Cambria Math" w:cs="Times New Roman"/>
                <w:spacing w:val="-6"/>
                <w:sz w:val="20"/>
                <w:szCs w:val="20"/>
              </w:rPr>
            </m:ctrlPr>
          </m:dPr>
          <m:e>
            <m:r>
              <m:rPr>
                <m:sty m:val="p"/>
              </m:rPr>
              <w:rPr>
                <w:rFonts w:ascii="Cambria Math" w:hAnsi="Cambria Math" w:cs="Times New Roman"/>
                <w:spacing w:val="-6"/>
                <w:sz w:val="20"/>
                <w:szCs w:val="20"/>
              </w:rPr>
              <m:t>T</m:t>
            </m:r>
          </m:e>
        </m:d>
        <m:r>
          <m:rPr>
            <m:sty m:val="p"/>
          </m:rPr>
          <w:rPr>
            <w:rFonts w:ascii="Cambria Math" w:hAnsi="Cambria Math" w:cs="Times New Roman"/>
            <w:spacing w:val="-6"/>
            <w:sz w:val="20"/>
            <w:szCs w:val="20"/>
          </w:rPr>
          <m:t>≈</m:t>
        </m:r>
        <m:sSub>
          <m:sSubPr>
            <m:ctrlPr>
              <w:rPr>
                <w:rFonts w:ascii="Cambria Math" w:hAnsi="Cambria Math" w:cs="Times New Roman"/>
                <w:spacing w:val="-6"/>
                <w:sz w:val="20"/>
                <w:szCs w:val="20"/>
              </w:rPr>
            </m:ctrlPr>
          </m:sSubPr>
          <m:e>
            <m:r>
              <m:rPr>
                <m:sty m:val="p"/>
              </m:rPr>
              <w:rPr>
                <w:rFonts w:ascii="Cambria Math" w:hAnsi="Cambria Math" w:cs="Times New Roman"/>
                <w:spacing w:val="-6"/>
                <w:sz w:val="20"/>
                <w:szCs w:val="20"/>
              </w:rPr>
              <m:t>α</m:t>
            </m:r>
          </m:e>
          <m:sub>
            <m:r>
              <m:rPr>
                <m:sty m:val="p"/>
              </m:rPr>
              <w:rPr>
                <w:rFonts w:ascii="Cambria Math" w:hAnsi="Cambria Math" w:cs="Times New Roman"/>
                <w:spacing w:val="-6"/>
                <w:sz w:val="20"/>
                <w:szCs w:val="20"/>
              </w:rPr>
              <m:t>i</m:t>
            </m:r>
          </m:sub>
        </m:sSub>
        <m:d>
          <m:dPr>
            <m:ctrlPr>
              <w:rPr>
                <w:rFonts w:ascii="Cambria Math" w:hAnsi="Cambria Math" w:cs="Times New Roman"/>
                <w:i/>
                <w:spacing w:val="-6"/>
                <w:sz w:val="20"/>
                <w:szCs w:val="20"/>
              </w:rPr>
            </m:ctrlPr>
          </m:dPr>
          <m:e>
            <m:r>
              <w:rPr>
                <w:rFonts w:ascii="Cambria Math" w:hAnsi="Cambria Math" w:cs="Times New Roman"/>
                <w:spacing w:val="-6"/>
                <w:sz w:val="20"/>
                <w:szCs w:val="20"/>
              </w:rPr>
              <m:t>T-</m:t>
            </m:r>
            <m:sSub>
              <m:sSubPr>
                <m:ctrlPr>
                  <w:rPr>
                    <w:rFonts w:ascii="Cambria Math" w:hAnsi="Cambria Math" w:cs="Times New Roman"/>
                    <w:i/>
                    <w:spacing w:val="-6"/>
                    <w:sz w:val="20"/>
                    <w:szCs w:val="20"/>
                  </w:rPr>
                </m:ctrlPr>
              </m:sSubPr>
              <m:e>
                <m:r>
                  <w:rPr>
                    <w:rFonts w:ascii="Cambria Math" w:hAnsi="Cambria Math" w:cs="Times New Roman"/>
                    <w:spacing w:val="-6"/>
                    <w:sz w:val="20"/>
                    <w:szCs w:val="20"/>
                  </w:rPr>
                  <m:t>T</m:t>
                </m:r>
              </m:e>
              <m:sub>
                <m:r>
                  <w:rPr>
                    <w:rFonts w:ascii="Cambria Math" w:hAnsi="Cambria Math" w:cs="Times New Roman"/>
                    <w:spacing w:val="-6"/>
                    <w:sz w:val="20"/>
                    <w:szCs w:val="20"/>
                  </w:rPr>
                  <m:t>0</m:t>
                </m:r>
              </m:sub>
            </m:sSub>
          </m:e>
        </m:d>
        <m:r>
          <w:rPr>
            <w:rFonts w:ascii="Cambria Math" w:hAnsi="Cambria Math" w:cs="Times New Roman"/>
            <w:spacing w:val="-6"/>
            <w:sz w:val="20"/>
            <w:szCs w:val="20"/>
          </w:rPr>
          <m:t>+</m:t>
        </m:r>
        <m:sSub>
          <m:sSubPr>
            <m:ctrlPr>
              <w:rPr>
                <w:rFonts w:ascii="Cambria Math" w:hAnsi="Cambria Math" w:cs="Times New Roman"/>
                <w:spacing w:val="-6"/>
                <w:sz w:val="20"/>
                <w:szCs w:val="20"/>
              </w:rPr>
            </m:ctrlPr>
          </m:sSubPr>
          <m:e>
            <m:r>
              <m:rPr>
                <m:sty m:val="p"/>
              </m:rPr>
              <w:rPr>
                <w:rFonts w:ascii="Cambria Math" w:hAnsi="Cambria Math" w:cs="Times New Roman"/>
                <w:spacing w:val="-6"/>
                <w:sz w:val="20"/>
                <w:szCs w:val="20"/>
              </w:rPr>
              <m:t>μ</m:t>
            </m:r>
            <m:ctrlPr>
              <w:rPr>
                <w:rFonts w:ascii="Cambria Math" w:hAnsi="Cambria Math" w:cs="Times New Roman"/>
                <w:i/>
                <w:spacing w:val="-6"/>
                <w:sz w:val="20"/>
                <w:szCs w:val="20"/>
              </w:rPr>
            </m:ctrlPr>
          </m:e>
          <m:sub>
            <m:r>
              <m:rPr>
                <m:sty m:val="p"/>
              </m:rPr>
              <w:rPr>
                <w:rFonts w:ascii="Cambria Math" w:hAnsi="Cambria Math" w:cs="Times New Roman"/>
                <w:spacing w:val="-6"/>
                <w:sz w:val="20"/>
                <w:szCs w:val="20"/>
              </w:rPr>
              <m:t>i</m:t>
            </m:r>
          </m:sub>
        </m:sSub>
        <m:d>
          <m:dPr>
            <m:ctrlPr>
              <w:rPr>
                <w:rFonts w:ascii="Cambria Math" w:hAnsi="Cambria Math" w:cs="Times New Roman"/>
                <w:i/>
                <w:spacing w:val="-6"/>
                <w:sz w:val="20"/>
                <w:szCs w:val="20"/>
              </w:rPr>
            </m:ctrlPr>
          </m:dPr>
          <m:e>
            <m:sSub>
              <m:sSubPr>
                <m:ctrlPr>
                  <w:rPr>
                    <w:rFonts w:ascii="Cambria Math" w:hAnsi="Cambria Math" w:cs="Times New Roman"/>
                    <w:i/>
                    <w:spacing w:val="-6"/>
                    <w:sz w:val="20"/>
                    <w:szCs w:val="20"/>
                  </w:rPr>
                </m:ctrlPr>
              </m:sSubPr>
              <m:e>
                <m:r>
                  <w:rPr>
                    <w:rFonts w:ascii="Cambria Math" w:hAnsi="Cambria Math" w:cs="Times New Roman"/>
                    <w:spacing w:val="-6"/>
                    <w:sz w:val="20"/>
                    <w:szCs w:val="20"/>
                  </w:rPr>
                  <m:t>T</m:t>
                </m:r>
              </m:e>
              <m:sub>
                <m:r>
                  <w:rPr>
                    <w:rFonts w:ascii="Cambria Math" w:hAnsi="Cambria Math" w:cs="Times New Roman"/>
                    <w:spacing w:val="-6"/>
                    <w:sz w:val="20"/>
                    <w:szCs w:val="20"/>
                  </w:rPr>
                  <m:t>0</m:t>
                </m:r>
              </m:sub>
            </m:sSub>
          </m:e>
        </m:d>
      </m:oMath>
      <w:r w:rsidRPr="00440DAB">
        <w:rPr>
          <w:rFonts w:ascii="Times New Roman" w:hAnsi="Times New Roman" w:cs="Times New Roman"/>
          <w:spacing w:val="-6"/>
          <w:sz w:val="20"/>
          <w:szCs w:val="20"/>
        </w:rPr>
        <w:t xml:space="preserve"> where </w:t>
      </w:r>
      <w:r w:rsidRPr="00440DAB">
        <w:rPr>
          <w:rFonts w:ascii="Times New Roman" w:hAnsi="Times New Roman" w:cs="Times New Roman"/>
          <w:i/>
          <w:iCs/>
          <w:spacing w:val="-6"/>
          <w:sz w:val="20"/>
          <w:szCs w:val="20"/>
        </w:rPr>
        <w:t>T</w:t>
      </w:r>
      <w:r w:rsidRPr="00440DAB">
        <w:rPr>
          <w:rFonts w:ascii="Times New Roman" w:hAnsi="Times New Roman" w:cs="Times New Roman"/>
          <w:i/>
          <w:iCs/>
          <w:spacing w:val="-6"/>
          <w:sz w:val="20"/>
          <w:szCs w:val="20"/>
          <w:vertAlign w:val="subscript"/>
        </w:rPr>
        <w:t>0</w:t>
      </w:r>
      <w:r w:rsidRPr="00440DAB">
        <w:rPr>
          <w:rFonts w:ascii="Times New Roman" w:hAnsi="Times New Roman" w:cs="Times New Roman"/>
          <w:spacing w:val="-6"/>
          <w:sz w:val="20"/>
          <w:szCs w:val="20"/>
        </w:rPr>
        <w:t xml:space="preserve"> is a reference temperature and </w:t>
      </w:r>
      <w:r w:rsidRPr="00440DAB">
        <w:rPr>
          <w:rFonts w:ascii="Times New Roman" w:hAnsi="Times New Roman" w:cs="Times New Roman"/>
          <w:i/>
          <w:iCs/>
          <w:spacing w:val="-6"/>
          <w:sz w:val="20"/>
          <w:szCs w:val="20"/>
        </w:rPr>
        <w:t>α</w:t>
      </w:r>
      <w:proofErr w:type="spellStart"/>
      <w:r w:rsidRPr="00440DAB">
        <w:rPr>
          <w:rFonts w:ascii="Times New Roman" w:hAnsi="Times New Roman" w:cs="Times New Roman"/>
          <w:i/>
          <w:iCs/>
          <w:spacing w:val="-6"/>
          <w:sz w:val="20"/>
          <w:szCs w:val="20"/>
          <w:vertAlign w:val="subscript"/>
        </w:rPr>
        <w:t>i</w:t>
      </w:r>
      <w:proofErr w:type="spellEnd"/>
      <w:r w:rsidRPr="00440DAB">
        <w:rPr>
          <w:rFonts w:ascii="Times New Roman" w:hAnsi="Times New Roman" w:cs="Times New Roman"/>
          <w:spacing w:val="-6"/>
          <w:sz w:val="20"/>
          <w:szCs w:val="20"/>
        </w:rPr>
        <w:t xml:space="preserve"> is the thermal sensitivity, a linear model for the LAC for </w:t>
      </w:r>
      <w:r w:rsidRPr="00440DAB">
        <w:rPr>
          <w:rFonts w:ascii="Times New Roman" w:hAnsi="Times New Roman" w:cs="Times New Roman"/>
          <w:i/>
          <w:iCs/>
          <w:spacing w:val="-6"/>
          <w:sz w:val="20"/>
          <w:szCs w:val="20"/>
        </w:rPr>
        <w:t>n</w:t>
      </w:r>
      <w:r w:rsidRPr="00440DAB">
        <w:rPr>
          <w:rFonts w:ascii="Times New Roman" w:hAnsi="Times New Roman" w:cs="Times New Roman"/>
          <w:spacing w:val="-6"/>
          <w:sz w:val="20"/>
          <w:szCs w:val="20"/>
        </w:rPr>
        <w:t xml:space="preserve"> base materials would be as follows:  </w:t>
      </w:r>
    </w:p>
    <w:p w14:paraId="311BFD8B" w14:textId="758AE99D" w:rsidR="000B1EC2" w:rsidRPr="00440DAB" w:rsidRDefault="00C82013" w:rsidP="00440DAB">
      <w:pPr>
        <w:pStyle w:val="10BodySubsequentParagraph"/>
        <w:jc w:val="center"/>
        <w:rPr>
          <w:rFonts w:cs="Times New Roman"/>
          <w:spacing w:val="-6"/>
          <w:szCs w:val="20"/>
        </w:rPr>
      </w:pPr>
      <m:oMath>
        <m:r>
          <m:rPr>
            <m:sty m:val="p"/>
          </m:rPr>
          <w:rPr>
            <w:rFonts w:ascii="Cambria Math" w:hAnsi="Cambria Math" w:cs="Times New Roman"/>
            <w:spacing w:val="-6"/>
            <w:szCs w:val="20"/>
          </w:rPr>
          <m:t>μ</m:t>
        </m:r>
        <m:d>
          <m:dPr>
            <m:ctrlPr>
              <w:rPr>
                <w:rFonts w:ascii="Cambria Math" w:hAnsi="Cambria Math" w:cs="Times New Roman"/>
                <w:i/>
                <w:spacing w:val="-6"/>
                <w:szCs w:val="20"/>
              </w:rPr>
            </m:ctrlPr>
          </m:dPr>
          <m:e>
            <m:r>
              <w:rPr>
                <w:rFonts w:ascii="Cambria Math" w:hAnsi="Cambria Math" w:cs="Times New Roman"/>
                <w:spacing w:val="-6"/>
                <w:szCs w:val="20"/>
              </w:rPr>
              <m:t>T</m:t>
            </m:r>
          </m:e>
        </m:d>
        <m:r>
          <w:rPr>
            <w:rFonts w:ascii="Cambria Math" w:hAnsi="Cambria Math" w:cs="Times New Roman"/>
            <w:spacing w:val="-6"/>
            <w:szCs w:val="20"/>
          </w:rPr>
          <m:t>=</m:t>
        </m:r>
        <m:nary>
          <m:naryPr>
            <m:chr m:val="∑"/>
            <m:ctrlPr>
              <w:rPr>
                <w:rFonts w:ascii="Cambria Math" w:hAnsi="Cambria Math" w:cs="Times New Roman"/>
                <w:spacing w:val="-6"/>
                <w:szCs w:val="20"/>
              </w:rPr>
            </m:ctrlPr>
          </m:naryPr>
          <m:sub>
            <m:r>
              <w:rPr>
                <w:rFonts w:ascii="Cambria Math" w:hAnsi="Cambria Math" w:cs="Times New Roman"/>
                <w:spacing w:val="-6"/>
                <w:szCs w:val="20"/>
              </w:rPr>
              <m:t>i=1</m:t>
            </m:r>
            <m:ctrlPr>
              <w:rPr>
                <w:rFonts w:ascii="Cambria Math" w:hAnsi="Cambria Math" w:cs="Times New Roman"/>
                <w:i/>
                <w:spacing w:val="-6"/>
                <w:szCs w:val="20"/>
              </w:rPr>
            </m:ctrlPr>
          </m:sub>
          <m:sup>
            <m:r>
              <w:rPr>
                <w:rFonts w:ascii="Cambria Math" w:hAnsi="Cambria Math" w:cs="Times New Roman"/>
                <w:spacing w:val="-6"/>
                <w:szCs w:val="20"/>
              </w:rPr>
              <m:t>n</m:t>
            </m:r>
            <m:ctrlPr>
              <w:rPr>
                <w:rFonts w:ascii="Cambria Math" w:hAnsi="Cambria Math" w:cs="Times New Roman"/>
                <w:i/>
                <w:spacing w:val="-6"/>
                <w:szCs w:val="20"/>
              </w:rPr>
            </m:ctrlPr>
          </m:sup>
          <m:e>
            <m:sSub>
              <m:sSubPr>
                <m:ctrlPr>
                  <w:rPr>
                    <w:rFonts w:ascii="Cambria Math" w:hAnsi="Cambria Math" w:cs="Times New Roman"/>
                    <w:i/>
                    <w:spacing w:val="-6"/>
                    <w:szCs w:val="20"/>
                  </w:rPr>
                </m:ctrlPr>
              </m:sSubPr>
              <m:e>
                <m:r>
                  <w:rPr>
                    <w:rFonts w:ascii="Cambria Math" w:hAnsi="Cambria Math" w:cs="Times New Roman"/>
                    <w:spacing w:val="-6"/>
                    <w:szCs w:val="20"/>
                  </w:rPr>
                  <m:t>V</m:t>
                </m:r>
              </m:e>
              <m:sub>
                <m:r>
                  <w:rPr>
                    <w:rFonts w:ascii="Cambria Math" w:hAnsi="Cambria Math" w:cs="Times New Roman"/>
                    <w:spacing w:val="-6"/>
                    <w:szCs w:val="20"/>
                  </w:rPr>
                  <m:t>i</m:t>
                </m:r>
              </m:sub>
            </m:sSub>
            <m:sSub>
              <m:sSubPr>
                <m:ctrlPr>
                  <w:rPr>
                    <w:rFonts w:ascii="Cambria Math" w:hAnsi="Cambria Math" w:cs="Times New Roman"/>
                    <w:i/>
                    <w:spacing w:val="-6"/>
                    <w:szCs w:val="20"/>
                  </w:rPr>
                </m:ctrlPr>
              </m:sSubPr>
              <m:e>
                <m:r>
                  <m:rPr>
                    <m:sty m:val="p"/>
                  </m:rPr>
                  <w:rPr>
                    <w:rFonts w:ascii="Cambria Math" w:hAnsi="Cambria Math" w:cs="Times New Roman"/>
                    <w:spacing w:val="-6"/>
                    <w:szCs w:val="20"/>
                  </w:rPr>
                  <m:t>μ</m:t>
                </m:r>
                <m:ctrlPr>
                  <w:rPr>
                    <w:rFonts w:ascii="Cambria Math" w:hAnsi="Cambria Math" w:cs="Times New Roman"/>
                    <w:spacing w:val="-6"/>
                    <w:szCs w:val="20"/>
                  </w:rPr>
                </m:ctrlPr>
              </m:e>
              <m:sub>
                <m:r>
                  <w:rPr>
                    <w:rFonts w:ascii="Cambria Math" w:hAnsi="Cambria Math" w:cs="Times New Roman"/>
                    <w:spacing w:val="-6"/>
                    <w:szCs w:val="20"/>
                  </w:rPr>
                  <m:t>i</m:t>
                </m:r>
              </m:sub>
            </m:sSub>
            <m:d>
              <m:dPr>
                <m:ctrlPr>
                  <w:rPr>
                    <w:rFonts w:ascii="Cambria Math" w:hAnsi="Cambria Math" w:cs="Times New Roman"/>
                    <w:i/>
                    <w:spacing w:val="-6"/>
                    <w:szCs w:val="20"/>
                  </w:rPr>
                </m:ctrlPr>
              </m:dPr>
              <m:e>
                <m:r>
                  <w:rPr>
                    <w:rFonts w:ascii="Cambria Math" w:hAnsi="Cambria Math" w:cs="Times New Roman"/>
                    <w:spacing w:val="-6"/>
                    <w:szCs w:val="20"/>
                  </w:rPr>
                  <m:t>T</m:t>
                </m:r>
              </m:e>
            </m:d>
            <m:ctrlPr>
              <w:rPr>
                <w:rFonts w:ascii="Cambria Math" w:hAnsi="Cambria Math" w:cs="Times New Roman"/>
                <w:i/>
                <w:spacing w:val="-6"/>
                <w:szCs w:val="20"/>
              </w:rPr>
            </m:ctrlPr>
          </m:e>
        </m:nary>
        <m:r>
          <w:rPr>
            <w:rFonts w:ascii="Cambria Math" w:hAnsi="Cambria Math" w:cs="Times New Roman"/>
            <w:spacing w:val="-6"/>
            <w:szCs w:val="20"/>
          </w:rPr>
          <m:t>=</m:t>
        </m:r>
        <m:sSup>
          <m:sSupPr>
            <m:ctrlPr>
              <w:rPr>
                <w:rFonts w:ascii="Cambria Math" w:hAnsi="Cambria Math" w:cs="Times New Roman"/>
                <w:i/>
                <w:spacing w:val="-6"/>
                <w:szCs w:val="20"/>
              </w:rPr>
            </m:ctrlPr>
          </m:sSupPr>
          <m:e>
            <m:r>
              <m:rPr>
                <m:sty m:val="p"/>
              </m:rPr>
              <w:rPr>
                <w:rFonts w:ascii="Cambria Math" w:hAnsi="Cambria Math" w:cs="Times New Roman"/>
                <w:spacing w:val="-6"/>
                <w:szCs w:val="20"/>
              </w:rPr>
              <m:t>α</m:t>
            </m:r>
          </m:e>
          <m:sup>
            <m:r>
              <w:rPr>
                <w:rFonts w:ascii="Cambria Math" w:hAnsi="Cambria Math" w:cs="Times New Roman"/>
                <w:spacing w:val="-6"/>
                <w:szCs w:val="20"/>
              </w:rPr>
              <m:t>'</m:t>
            </m:r>
          </m:sup>
        </m:sSup>
        <m:d>
          <m:dPr>
            <m:ctrlPr>
              <w:rPr>
                <w:rFonts w:ascii="Cambria Math" w:hAnsi="Cambria Math" w:cs="Times New Roman"/>
                <w:i/>
                <w:spacing w:val="-6"/>
                <w:szCs w:val="20"/>
              </w:rPr>
            </m:ctrlPr>
          </m:dPr>
          <m:e>
            <m:r>
              <w:rPr>
                <w:rFonts w:ascii="Cambria Math" w:hAnsi="Cambria Math" w:cs="Times New Roman"/>
                <w:spacing w:val="-6"/>
                <w:szCs w:val="20"/>
              </w:rPr>
              <m:t>T-</m:t>
            </m:r>
            <m:sSub>
              <m:sSubPr>
                <m:ctrlPr>
                  <w:rPr>
                    <w:rFonts w:ascii="Cambria Math" w:hAnsi="Cambria Math" w:cs="Times New Roman"/>
                    <w:i/>
                    <w:spacing w:val="-6"/>
                    <w:szCs w:val="20"/>
                  </w:rPr>
                </m:ctrlPr>
              </m:sSubPr>
              <m:e>
                <m:r>
                  <w:rPr>
                    <w:rFonts w:ascii="Cambria Math" w:hAnsi="Cambria Math" w:cs="Times New Roman"/>
                    <w:spacing w:val="-6"/>
                    <w:szCs w:val="20"/>
                  </w:rPr>
                  <m:t>T</m:t>
                </m:r>
              </m:e>
              <m:sub>
                <m:r>
                  <w:rPr>
                    <w:rFonts w:ascii="Cambria Math" w:hAnsi="Cambria Math" w:cs="Times New Roman"/>
                    <w:spacing w:val="-6"/>
                    <w:szCs w:val="20"/>
                  </w:rPr>
                  <m:t>0</m:t>
                </m:r>
              </m:sub>
            </m:sSub>
          </m:e>
        </m:d>
        <m:r>
          <w:rPr>
            <w:rFonts w:ascii="Cambria Math" w:hAnsi="Cambria Math" w:cs="Times New Roman"/>
            <w:spacing w:val="-6"/>
            <w:szCs w:val="20"/>
          </w:rPr>
          <m:t>+</m:t>
        </m:r>
        <m:sSup>
          <m:sSupPr>
            <m:ctrlPr>
              <w:rPr>
                <w:rFonts w:ascii="Cambria Math" w:hAnsi="Cambria Math" w:cs="Times New Roman"/>
                <w:i/>
                <w:spacing w:val="-6"/>
                <w:szCs w:val="20"/>
              </w:rPr>
            </m:ctrlPr>
          </m:sSupPr>
          <m:e>
            <m:r>
              <m:rPr>
                <m:sty m:val="p"/>
              </m:rPr>
              <w:rPr>
                <w:rFonts w:ascii="Cambria Math" w:hAnsi="Cambria Math" w:cs="Times New Roman"/>
                <w:spacing w:val="-6"/>
                <w:szCs w:val="20"/>
              </w:rPr>
              <m:t>β</m:t>
            </m:r>
          </m:e>
          <m:sup>
            <m:r>
              <w:rPr>
                <w:rFonts w:ascii="Cambria Math" w:hAnsi="Cambria Math" w:cs="Times New Roman"/>
                <w:spacing w:val="-6"/>
                <w:szCs w:val="20"/>
              </w:rPr>
              <m:t>'</m:t>
            </m:r>
          </m:sup>
        </m:sSup>
      </m:oMath>
      <w:r w:rsidR="00440DAB">
        <w:rPr>
          <w:rFonts w:cs="Times New Roman"/>
          <w:spacing w:val="-6"/>
          <w:szCs w:val="20"/>
        </w:rPr>
        <w:tab/>
      </w:r>
      <w:r w:rsidRPr="00440DAB">
        <w:rPr>
          <w:rFonts w:cs="Times New Roman"/>
          <w:spacing w:val="-6"/>
          <w:szCs w:val="20"/>
        </w:rPr>
        <w:t>(3)</w:t>
      </w:r>
    </w:p>
    <w:p w14:paraId="3DE26A60" w14:textId="77777777" w:rsidR="00C82013" w:rsidRPr="00440DAB" w:rsidRDefault="00C82013" w:rsidP="00975B8B">
      <w:pPr>
        <w:pStyle w:val="10BodySubsequentParagraph"/>
        <w:rPr>
          <w:rFonts w:cs="Times New Roman"/>
          <w:spacing w:val="-6"/>
          <w:szCs w:val="20"/>
        </w:rPr>
      </w:pPr>
    </w:p>
    <w:p w14:paraId="57F93EBC" w14:textId="77777777" w:rsidR="00C82013" w:rsidRPr="00440DAB" w:rsidRDefault="00C82013" w:rsidP="00975B8B">
      <w:pPr>
        <w:autoSpaceDE w:val="0"/>
        <w:autoSpaceDN w:val="0"/>
        <w:adjustRightInd w:val="0"/>
        <w:jc w:val="both"/>
        <w:rPr>
          <w:rFonts w:ascii="Times New Roman" w:hAnsi="Times New Roman" w:cs="Times New Roman"/>
          <w:b/>
          <w:bCs/>
          <w:spacing w:val="-6"/>
          <w:sz w:val="20"/>
          <w:szCs w:val="20"/>
        </w:rPr>
      </w:pPr>
      <w:r w:rsidRPr="00440DAB">
        <w:rPr>
          <w:rFonts w:ascii="Times New Roman" w:hAnsi="Times New Roman" w:cs="Times New Roman"/>
          <w:spacing w:val="-6"/>
          <w:sz w:val="20"/>
          <w:szCs w:val="20"/>
        </w:rPr>
        <w:t xml:space="preserve">where </w:t>
      </w:r>
      <m:oMath>
        <m:sSup>
          <m:sSupPr>
            <m:ctrlPr>
              <w:rPr>
                <w:rFonts w:ascii="Cambria Math" w:hAnsi="Cambria Math" w:cs="Times New Roman"/>
                <w:i/>
                <w:spacing w:val="-6"/>
                <w:sz w:val="20"/>
                <w:szCs w:val="20"/>
              </w:rPr>
            </m:ctrlPr>
          </m:sSupPr>
          <m:e>
            <m:r>
              <m:rPr>
                <m:sty m:val="p"/>
              </m:rPr>
              <w:rPr>
                <w:rFonts w:ascii="Cambria Math" w:hAnsi="Cambria Math" w:cs="Times New Roman"/>
                <w:spacing w:val="-6"/>
                <w:sz w:val="20"/>
                <w:szCs w:val="20"/>
              </w:rPr>
              <m:t>α</m:t>
            </m:r>
            <m:ctrlPr>
              <w:rPr>
                <w:rFonts w:ascii="Cambria Math" w:hAnsi="Cambria Math" w:cs="Times New Roman"/>
                <w:spacing w:val="-6"/>
                <w:sz w:val="20"/>
                <w:szCs w:val="20"/>
              </w:rPr>
            </m:ctrlPr>
          </m:e>
          <m:sup>
            <m:r>
              <w:rPr>
                <w:rFonts w:ascii="Cambria Math" w:hAnsi="Cambria Math" w:cs="Times New Roman"/>
                <w:spacing w:val="-6"/>
                <w:sz w:val="20"/>
                <w:szCs w:val="20"/>
              </w:rPr>
              <m:t>'</m:t>
            </m:r>
          </m:sup>
        </m:sSup>
        <m:r>
          <w:rPr>
            <w:rFonts w:ascii="Cambria Math" w:hAnsi="Cambria Math" w:cs="Times New Roman"/>
            <w:spacing w:val="-6"/>
            <w:sz w:val="20"/>
            <w:szCs w:val="20"/>
          </w:rPr>
          <m:t>=</m:t>
        </m:r>
        <m:nary>
          <m:naryPr>
            <m:chr m:val="∑"/>
            <m:ctrlPr>
              <w:rPr>
                <w:rFonts w:ascii="Cambria Math" w:hAnsi="Cambria Math" w:cs="Times New Roman"/>
                <w:spacing w:val="-6"/>
                <w:sz w:val="20"/>
                <w:szCs w:val="20"/>
              </w:rPr>
            </m:ctrlPr>
          </m:naryPr>
          <m:sub>
            <m:r>
              <w:rPr>
                <w:rFonts w:ascii="Cambria Math" w:hAnsi="Cambria Math" w:cs="Times New Roman"/>
                <w:spacing w:val="-6"/>
                <w:sz w:val="20"/>
                <w:szCs w:val="20"/>
              </w:rPr>
              <m:t>i=1</m:t>
            </m:r>
            <m:ctrlPr>
              <w:rPr>
                <w:rFonts w:ascii="Cambria Math" w:hAnsi="Cambria Math" w:cs="Times New Roman"/>
                <w:i/>
                <w:spacing w:val="-6"/>
                <w:sz w:val="20"/>
                <w:szCs w:val="20"/>
              </w:rPr>
            </m:ctrlPr>
          </m:sub>
          <m:sup>
            <m:r>
              <w:rPr>
                <w:rFonts w:ascii="Cambria Math" w:hAnsi="Cambria Math" w:cs="Times New Roman"/>
                <w:spacing w:val="-6"/>
                <w:sz w:val="20"/>
                <w:szCs w:val="20"/>
              </w:rPr>
              <m:t>n</m:t>
            </m:r>
            <m:ctrlPr>
              <w:rPr>
                <w:rFonts w:ascii="Cambria Math" w:hAnsi="Cambria Math" w:cs="Times New Roman"/>
                <w:i/>
                <w:spacing w:val="-6"/>
                <w:sz w:val="20"/>
                <w:szCs w:val="20"/>
              </w:rPr>
            </m:ctrlPr>
          </m:sup>
          <m:e>
            <m:sSub>
              <m:sSubPr>
                <m:ctrlPr>
                  <w:rPr>
                    <w:rFonts w:ascii="Cambria Math" w:hAnsi="Cambria Math" w:cs="Times New Roman"/>
                    <w:i/>
                    <w:spacing w:val="-6"/>
                    <w:sz w:val="20"/>
                    <w:szCs w:val="20"/>
                  </w:rPr>
                </m:ctrlPr>
              </m:sSubPr>
              <m:e>
                <m:r>
                  <w:rPr>
                    <w:rFonts w:ascii="Cambria Math" w:hAnsi="Cambria Math" w:cs="Times New Roman"/>
                    <w:spacing w:val="-6"/>
                    <w:sz w:val="20"/>
                    <w:szCs w:val="20"/>
                  </w:rPr>
                  <m:t>V</m:t>
                </m:r>
              </m:e>
              <m:sub>
                <m:r>
                  <w:rPr>
                    <w:rFonts w:ascii="Cambria Math" w:hAnsi="Cambria Math" w:cs="Times New Roman"/>
                    <w:spacing w:val="-6"/>
                    <w:sz w:val="20"/>
                    <w:szCs w:val="20"/>
                  </w:rPr>
                  <m:t>i</m:t>
                </m:r>
              </m:sub>
            </m:sSub>
            <m:sSub>
              <m:sSubPr>
                <m:ctrlPr>
                  <w:rPr>
                    <w:rFonts w:ascii="Cambria Math" w:hAnsi="Cambria Math" w:cs="Times New Roman"/>
                    <w:i/>
                    <w:spacing w:val="-6"/>
                    <w:sz w:val="20"/>
                    <w:szCs w:val="20"/>
                  </w:rPr>
                </m:ctrlPr>
              </m:sSubPr>
              <m:e>
                <m:r>
                  <m:rPr>
                    <m:sty m:val="p"/>
                  </m:rPr>
                  <w:rPr>
                    <w:rFonts w:ascii="Cambria Math" w:hAnsi="Cambria Math" w:cs="Times New Roman"/>
                    <w:spacing w:val="-6"/>
                    <w:sz w:val="20"/>
                    <w:szCs w:val="20"/>
                  </w:rPr>
                  <m:t>α</m:t>
                </m:r>
                <m:ctrlPr>
                  <w:rPr>
                    <w:rFonts w:ascii="Cambria Math" w:hAnsi="Cambria Math" w:cs="Times New Roman"/>
                    <w:spacing w:val="-6"/>
                    <w:sz w:val="20"/>
                    <w:szCs w:val="20"/>
                  </w:rPr>
                </m:ctrlPr>
              </m:e>
              <m:sub>
                <m:r>
                  <w:rPr>
                    <w:rFonts w:ascii="Cambria Math" w:hAnsi="Cambria Math" w:cs="Times New Roman"/>
                    <w:spacing w:val="-6"/>
                    <w:sz w:val="20"/>
                    <w:szCs w:val="20"/>
                  </w:rPr>
                  <m:t>i</m:t>
                </m:r>
              </m:sub>
            </m:sSub>
            <m:ctrlPr>
              <w:rPr>
                <w:rFonts w:ascii="Cambria Math" w:hAnsi="Cambria Math" w:cs="Times New Roman"/>
                <w:i/>
                <w:spacing w:val="-6"/>
                <w:sz w:val="20"/>
                <w:szCs w:val="20"/>
              </w:rPr>
            </m:ctrlPr>
          </m:e>
        </m:nary>
      </m:oMath>
      <w:r w:rsidRPr="00440DAB">
        <w:rPr>
          <w:rFonts w:ascii="Times New Roman" w:hAnsi="Times New Roman" w:cs="Times New Roman"/>
          <w:spacing w:val="-6"/>
          <w:sz w:val="20"/>
          <w:szCs w:val="20"/>
        </w:rPr>
        <w:t xml:space="preserve"> and </w:t>
      </w:r>
      <m:oMath>
        <m:sSup>
          <m:sSupPr>
            <m:ctrlPr>
              <w:rPr>
                <w:rFonts w:ascii="Cambria Math" w:hAnsi="Cambria Math" w:cs="Times New Roman"/>
                <w:i/>
                <w:spacing w:val="-6"/>
                <w:sz w:val="20"/>
                <w:szCs w:val="20"/>
              </w:rPr>
            </m:ctrlPr>
          </m:sSupPr>
          <m:e>
            <m:r>
              <m:rPr>
                <m:sty m:val="p"/>
              </m:rPr>
              <w:rPr>
                <w:rFonts w:ascii="Cambria Math" w:hAnsi="Cambria Math" w:cs="Times New Roman"/>
                <w:spacing w:val="-6"/>
                <w:sz w:val="20"/>
                <w:szCs w:val="20"/>
              </w:rPr>
              <m:t>β</m:t>
            </m:r>
            <m:ctrlPr>
              <w:rPr>
                <w:rFonts w:ascii="Cambria Math" w:hAnsi="Cambria Math" w:cs="Times New Roman"/>
                <w:spacing w:val="-6"/>
                <w:sz w:val="20"/>
                <w:szCs w:val="20"/>
              </w:rPr>
            </m:ctrlPr>
          </m:e>
          <m:sup>
            <m:r>
              <w:rPr>
                <w:rFonts w:ascii="Cambria Math" w:hAnsi="Cambria Math" w:cs="Times New Roman"/>
                <w:spacing w:val="-6"/>
                <w:sz w:val="20"/>
                <w:szCs w:val="20"/>
              </w:rPr>
              <m:t>'</m:t>
            </m:r>
          </m:sup>
        </m:sSup>
        <m:r>
          <w:rPr>
            <w:rFonts w:ascii="Cambria Math" w:hAnsi="Cambria Math" w:cs="Times New Roman"/>
            <w:spacing w:val="-6"/>
            <w:sz w:val="20"/>
            <w:szCs w:val="20"/>
          </w:rPr>
          <m:t>=</m:t>
        </m:r>
        <m:nary>
          <m:naryPr>
            <m:chr m:val="∑"/>
            <m:ctrlPr>
              <w:rPr>
                <w:rFonts w:ascii="Cambria Math" w:hAnsi="Cambria Math" w:cs="Times New Roman"/>
                <w:spacing w:val="-6"/>
                <w:sz w:val="20"/>
                <w:szCs w:val="20"/>
              </w:rPr>
            </m:ctrlPr>
          </m:naryPr>
          <m:sub>
            <m:r>
              <w:rPr>
                <w:rFonts w:ascii="Cambria Math" w:hAnsi="Cambria Math" w:cs="Times New Roman"/>
                <w:spacing w:val="-6"/>
                <w:sz w:val="20"/>
                <w:szCs w:val="20"/>
              </w:rPr>
              <m:t>i=1</m:t>
            </m:r>
            <m:ctrlPr>
              <w:rPr>
                <w:rFonts w:ascii="Cambria Math" w:hAnsi="Cambria Math" w:cs="Times New Roman"/>
                <w:i/>
                <w:spacing w:val="-6"/>
                <w:sz w:val="20"/>
                <w:szCs w:val="20"/>
              </w:rPr>
            </m:ctrlPr>
          </m:sub>
          <m:sup>
            <m:r>
              <w:rPr>
                <w:rFonts w:ascii="Cambria Math" w:hAnsi="Cambria Math" w:cs="Times New Roman"/>
                <w:spacing w:val="-6"/>
                <w:sz w:val="20"/>
                <w:szCs w:val="20"/>
              </w:rPr>
              <m:t>n</m:t>
            </m:r>
            <m:ctrlPr>
              <w:rPr>
                <w:rFonts w:ascii="Cambria Math" w:hAnsi="Cambria Math" w:cs="Times New Roman"/>
                <w:i/>
                <w:spacing w:val="-6"/>
                <w:sz w:val="20"/>
                <w:szCs w:val="20"/>
              </w:rPr>
            </m:ctrlPr>
          </m:sup>
          <m:e>
            <m:sSub>
              <m:sSubPr>
                <m:ctrlPr>
                  <w:rPr>
                    <w:rFonts w:ascii="Cambria Math" w:hAnsi="Cambria Math" w:cs="Times New Roman"/>
                    <w:i/>
                    <w:spacing w:val="-6"/>
                    <w:sz w:val="20"/>
                    <w:szCs w:val="20"/>
                  </w:rPr>
                </m:ctrlPr>
              </m:sSubPr>
              <m:e>
                <m:r>
                  <w:rPr>
                    <w:rFonts w:ascii="Cambria Math" w:hAnsi="Cambria Math" w:cs="Times New Roman"/>
                    <w:spacing w:val="-6"/>
                    <w:sz w:val="20"/>
                    <w:szCs w:val="20"/>
                  </w:rPr>
                  <m:t>V</m:t>
                </m:r>
              </m:e>
              <m:sub>
                <m:r>
                  <w:rPr>
                    <w:rFonts w:ascii="Cambria Math" w:hAnsi="Cambria Math" w:cs="Times New Roman"/>
                    <w:spacing w:val="-6"/>
                    <w:sz w:val="20"/>
                    <w:szCs w:val="20"/>
                  </w:rPr>
                  <m:t>i</m:t>
                </m:r>
              </m:sub>
            </m:sSub>
            <m:sSub>
              <m:sSubPr>
                <m:ctrlPr>
                  <w:rPr>
                    <w:rFonts w:ascii="Cambria Math" w:hAnsi="Cambria Math" w:cs="Times New Roman"/>
                    <w:i/>
                    <w:spacing w:val="-6"/>
                    <w:sz w:val="20"/>
                    <w:szCs w:val="20"/>
                  </w:rPr>
                </m:ctrlPr>
              </m:sSubPr>
              <m:e>
                <m:r>
                  <m:rPr>
                    <m:sty m:val="p"/>
                  </m:rPr>
                  <w:rPr>
                    <w:rFonts w:ascii="Cambria Math" w:hAnsi="Cambria Math" w:cs="Times New Roman"/>
                    <w:spacing w:val="-6"/>
                    <w:sz w:val="20"/>
                    <w:szCs w:val="20"/>
                  </w:rPr>
                  <m:t>μ</m:t>
                </m:r>
                <m:ctrlPr>
                  <w:rPr>
                    <w:rFonts w:ascii="Cambria Math" w:hAnsi="Cambria Math" w:cs="Times New Roman"/>
                    <w:spacing w:val="-6"/>
                    <w:sz w:val="20"/>
                    <w:szCs w:val="20"/>
                  </w:rPr>
                </m:ctrlPr>
              </m:e>
              <m:sub>
                <m:r>
                  <w:rPr>
                    <w:rFonts w:ascii="Cambria Math" w:hAnsi="Cambria Math" w:cs="Times New Roman"/>
                    <w:spacing w:val="-6"/>
                    <w:sz w:val="20"/>
                    <w:szCs w:val="20"/>
                  </w:rPr>
                  <m:t>i</m:t>
                </m:r>
              </m:sub>
            </m:sSub>
            <m:d>
              <m:dPr>
                <m:ctrlPr>
                  <w:rPr>
                    <w:rFonts w:ascii="Cambria Math" w:hAnsi="Cambria Math" w:cs="Times New Roman"/>
                    <w:i/>
                    <w:spacing w:val="-6"/>
                    <w:sz w:val="20"/>
                    <w:szCs w:val="20"/>
                  </w:rPr>
                </m:ctrlPr>
              </m:dPr>
              <m:e>
                <m:sSub>
                  <m:sSubPr>
                    <m:ctrlPr>
                      <w:rPr>
                        <w:rFonts w:ascii="Cambria Math" w:hAnsi="Cambria Math" w:cs="Times New Roman"/>
                        <w:i/>
                        <w:spacing w:val="-6"/>
                        <w:sz w:val="20"/>
                        <w:szCs w:val="20"/>
                      </w:rPr>
                    </m:ctrlPr>
                  </m:sSubPr>
                  <m:e>
                    <m:r>
                      <w:rPr>
                        <w:rFonts w:ascii="Cambria Math" w:hAnsi="Cambria Math" w:cs="Times New Roman"/>
                        <w:spacing w:val="-6"/>
                        <w:sz w:val="20"/>
                        <w:szCs w:val="20"/>
                      </w:rPr>
                      <m:t>T</m:t>
                    </m:r>
                  </m:e>
                  <m:sub>
                    <m:r>
                      <w:rPr>
                        <w:rFonts w:ascii="Cambria Math" w:hAnsi="Cambria Math" w:cs="Times New Roman"/>
                        <w:spacing w:val="-6"/>
                        <w:sz w:val="20"/>
                        <w:szCs w:val="20"/>
                      </w:rPr>
                      <m:t>0</m:t>
                    </m:r>
                  </m:sub>
                </m:sSub>
              </m:e>
            </m:d>
            <m:ctrlPr>
              <w:rPr>
                <w:rFonts w:ascii="Cambria Math" w:hAnsi="Cambria Math" w:cs="Times New Roman"/>
                <w:i/>
                <w:spacing w:val="-6"/>
                <w:sz w:val="20"/>
                <w:szCs w:val="20"/>
              </w:rPr>
            </m:ctrlPr>
          </m:e>
        </m:nary>
      </m:oMath>
      <w:r w:rsidRPr="00440DAB">
        <w:rPr>
          <w:rFonts w:ascii="Times New Roman" w:hAnsi="Times New Roman" w:cs="Times New Roman"/>
          <w:spacing w:val="-6"/>
          <w:sz w:val="20"/>
          <w:szCs w:val="20"/>
        </w:rPr>
        <w:t xml:space="preserve"> are the volume fraction weighted thermal sensitivity and offset respectively. In reality, thermal sensitivity relies primarily on thermal expansion, which is directly related to the strength of intermolecular bonds. Hence, the above linear model is genera</w:t>
      </w:r>
      <w:proofErr w:type="spellStart"/>
      <w:r w:rsidRPr="00440DAB">
        <w:rPr>
          <w:rFonts w:ascii="Times New Roman" w:hAnsi="Times New Roman" w:cs="Times New Roman"/>
          <w:spacing w:val="-6"/>
          <w:sz w:val="20"/>
          <w:szCs w:val="20"/>
        </w:rPr>
        <w:t>lly</w:t>
      </w:r>
      <w:proofErr w:type="spellEnd"/>
      <w:r w:rsidRPr="00440DAB">
        <w:rPr>
          <w:rFonts w:ascii="Times New Roman" w:hAnsi="Times New Roman" w:cs="Times New Roman"/>
          <w:spacing w:val="-6"/>
          <w:sz w:val="20"/>
          <w:szCs w:val="20"/>
        </w:rPr>
        <w:t xml:space="preserve"> inaccurate. Indeed, our experimental data presented in Figure 2g shows that thermal sensitivity follows a quadratic/higher order relationship with the concentration of CaCl</w:t>
      </w:r>
      <w:r w:rsidRPr="00440DAB">
        <w:rPr>
          <w:rFonts w:ascii="Times New Roman" w:hAnsi="Times New Roman" w:cs="Times New Roman"/>
          <w:spacing w:val="-6"/>
          <w:sz w:val="20"/>
          <w:szCs w:val="20"/>
          <w:vertAlign w:val="subscript"/>
        </w:rPr>
        <w:t>2</w:t>
      </w:r>
      <w:r w:rsidRPr="00440DAB">
        <w:rPr>
          <w:rFonts w:ascii="Times New Roman" w:hAnsi="Times New Roman" w:cs="Times New Roman"/>
          <w:spacing w:val="-6"/>
          <w:sz w:val="20"/>
          <w:szCs w:val="20"/>
        </w:rPr>
        <w:t>, indicating that data-driven modelling is suitable for PCCT thermometry. Since a fully connected neural networks with proper activations can approximate any continuous function, it is an ideal choice for nonlinear prediction of temperature given spectrally resolved LAC values, which is essentially a multivariate regression task.</w:t>
      </w:r>
      <w:r w:rsidRPr="00440DAB">
        <w:rPr>
          <w:rFonts w:ascii="Times New Roman" w:hAnsi="Times New Roman" w:cs="Times New Roman"/>
          <w:b/>
          <w:bCs/>
          <w:spacing w:val="-6"/>
          <w:sz w:val="20"/>
          <w:szCs w:val="20"/>
        </w:rPr>
        <w:t xml:space="preserve"> </w:t>
      </w:r>
    </w:p>
    <w:p w14:paraId="2D29BC08" w14:textId="66AB7859" w:rsidR="00C82013" w:rsidRPr="00C82013" w:rsidRDefault="00C82013" w:rsidP="00C82013">
      <w:pPr>
        <w:pStyle w:val="08SectionHeader10"/>
        <w:numPr>
          <w:ilvl w:val="0"/>
          <w:numId w:val="5"/>
        </w:numPr>
      </w:pPr>
      <w:del w:id="26" w:author="ShuangHeng Wang" w:date="2022-11-23T18:12:00Z">
        <w:r w:rsidDel="00CA6C6F">
          <w:delText>Experiments and Materials</w:delText>
        </w:r>
      </w:del>
      <w:ins w:id="27" w:author="ShuangHeng Wang" w:date="2022-11-23T18:12:00Z">
        <w:r w:rsidR="00CA6C6F">
          <w:t>Methods/Experimental</w:t>
        </w:r>
      </w:ins>
    </w:p>
    <w:p w14:paraId="14461E08" w14:textId="77777777" w:rsidR="00440DAB" w:rsidRDefault="00440DAB" w:rsidP="00440DAB">
      <w:pPr>
        <w:pStyle w:val="08SectionHeader1"/>
        <w:numPr>
          <w:ilvl w:val="0"/>
          <w:numId w:val="0"/>
        </w:numPr>
        <w:jc w:val="both"/>
        <w:rPr>
          <w:rFonts w:ascii="Times New Roman" w:hAnsi="Times New Roman" w:cs="Times New Roman"/>
          <w:b w:val="0"/>
          <w:bCs/>
        </w:rPr>
      </w:pPr>
      <w:bookmarkStart w:id="28" w:name="_Hlk115037861"/>
      <w:r w:rsidRPr="00440DAB">
        <w:rPr>
          <w:rFonts w:ascii="Times New Roman" w:hAnsi="Times New Roman" w:cs="Times New Roman"/>
          <w:b w:val="0"/>
          <w:bCs/>
        </w:rPr>
        <w:t>In our feasibility study, we selected (1) water and aqueous solutions of (2) 50 mM CaCl</w:t>
      </w:r>
      <w:r w:rsidRPr="00440DAB">
        <w:rPr>
          <w:rFonts w:ascii="Times New Roman" w:hAnsi="Times New Roman" w:cs="Times New Roman"/>
          <w:b w:val="0"/>
          <w:bCs/>
          <w:vertAlign w:val="subscript"/>
        </w:rPr>
        <w:t>2</w:t>
      </w:r>
      <w:r w:rsidRPr="00440DAB">
        <w:rPr>
          <w:rFonts w:ascii="Times New Roman" w:hAnsi="Times New Roman" w:cs="Times New Roman"/>
          <w:b w:val="0"/>
          <w:bCs/>
        </w:rPr>
        <w:t xml:space="preserve"> and (3) 600 mM CaCl</w:t>
      </w:r>
      <w:r w:rsidRPr="00440DAB">
        <w:rPr>
          <w:rFonts w:ascii="Times New Roman" w:hAnsi="Times New Roman" w:cs="Times New Roman"/>
          <w:b w:val="0"/>
          <w:bCs/>
          <w:vertAlign w:val="subscript"/>
        </w:rPr>
        <w:t>2</w:t>
      </w:r>
      <w:r w:rsidRPr="00440DAB">
        <w:rPr>
          <w:rFonts w:ascii="Times New Roman" w:hAnsi="Times New Roman" w:cs="Times New Roman"/>
          <w:b w:val="0"/>
          <w:bCs/>
        </w:rPr>
        <w:t xml:space="preserve"> as our three base materials since the human body is characteristically composed of water and bone. These substances were heated in a hot water bath with precision temperature control and immediately transferred to a custom-built rectangular cuboid phantom with a digital thermometer (DS18B20 thermometer, ±0.25°C). The thermal expansion of the acrylic phantom container is negligible in comparison to the substances being measured. The LAC values of the homogeneous base substances were measured in four energy bins (8-33 keV, 33-45 keV, 45-60 keV, and 60-100 keV) during transient cooling and at approximately every 5°C temperature drop. The system consists of an X-ray source (</w:t>
      </w:r>
      <w:proofErr w:type="spellStart"/>
      <w:r w:rsidRPr="00440DAB">
        <w:rPr>
          <w:rFonts w:ascii="Times New Roman" w:hAnsi="Times New Roman" w:cs="Times New Roman"/>
          <w:b w:val="0"/>
          <w:bCs/>
        </w:rPr>
        <w:t>SourceRay</w:t>
      </w:r>
      <w:proofErr w:type="spellEnd"/>
      <w:r w:rsidRPr="00440DAB">
        <w:rPr>
          <w:rFonts w:ascii="Times New Roman" w:hAnsi="Times New Roman" w:cs="Times New Roman"/>
          <w:b w:val="0"/>
          <w:bCs/>
        </w:rPr>
        <w:t xml:space="preserve"> SB-120-350, 75µm focus) and an X-ray photon-counting detector (ADVACAM WidePIX1x5, Medipix3, 55µm pitch, 256x1280 pixels). In our experiments, the source was operated at 100kVp 100µA with 0.1mm copper filtration. The detector was set to the charge-summing mode with two thresholds for each acquisition. After 1 hour of stabilization, projections were collected at 8keV and 45 keV thresholds followed by the same number of projections at thresholds of 33keV and 60keV. All projections were captured within a 1.5 °C change of the digital thermometer reading.</w:t>
      </w:r>
    </w:p>
    <w:p w14:paraId="5871CBD7" w14:textId="53B02F84" w:rsidR="00440DAB" w:rsidRPr="00440DAB" w:rsidRDefault="00440DAB" w:rsidP="00440DAB">
      <w:pPr>
        <w:pStyle w:val="08SectionHeader1"/>
        <w:numPr>
          <w:ilvl w:val="0"/>
          <w:numId w:val="0"/>
        </w:numPr>
        <w:spacing w:before="0"/>
        <w:jc w:val="both"/>
        <w:rPr>
          <w:rFonts w:ascii="Times New Roman" w:hAnsi="Times New Roman" w:cs="Times New Roman"/>
          <w:b w:val="0"/>
          <w:bCs/>
        </w:rPr>
      </w:pPr>
      <w:r>
        <w:rPr>
          <w:rFonts w:ascii="Times New Roman" w:hAnsi="Times New Roman" w:cs="Times New Roman"/>
          <w:b w:val="0"/>
          <w:bCs/>
        </w:rPr>
        <w:t xml:space="preserve">     </w:t>
      </w:r>
      <w:r w:rsidRPr="00440DAB">
        <w:rPr>
          <w:rFonts w:ascii="Times New Roman" w:hAnsi="Times New Roman" w:cs="Times New Roman"/>
          <w:b w:val="0"/>
          <w:bCs/>
        </w:rPr>
        <w:t xml:space="preserve">Since the X-ray tube emits photons in a small-angle cone geometry, we cannot assume that all beam paths through the phantom are in parallel. Thus, a weak perspective method was used to compensate for beam divergence. In the 2D projection after removal of a small proportion of unstable pixels (greater than 3 standard deviations from the average), we selected a horizontal line of interest (LOI) that spans the width of the phantom </w:t>
      </w:r>
      <w:r w:rsidRPr="00440DAB">
        <w:rPr>
          <w:rFonts w:ascii="Times New Roman" w:hAnsi="Times New Roman" w:cs="Times New Roman"/>
          <w:b w:val="0"/>
          <w:bCs/>
        </w:rPr>
        <w:fldChar w:fldCharType="begin"/>
      </w:r>
      <w:r w:rsidRPr="00440DAB">
        <w:rPr>
          <w:rFonts w:ascii="Times New Roman" w:hAnsi="Times New Roman" w:cs="Times New Roman"/>
          <w:b w:val="0"/>
          <w:bCs/>
        </w:rPr>
        <w:instrText xml:space="preserve"> ADDIN ZOTERO_ITEM CSL_CITATION {"citationID":"33VxnIDP","properties":{"formattedCitation":"[17]","plainCitation":"[17]","noteIndex":0},"citationItems":[{"id":239,"uris":["http://zotero.org/users/local/BYpkgyKc/items/N6VUCEV9"],"itemData":{"id":239,"type":"article","abstract":"X-ray photon-counting detector (PCD) offers low noise, high resolution, and spectral characterization, representing a next generation of CT and enabling new biomedical applications. It is well known that involuntary patient motion may induce image artifacts with conventional CT scanning, and this problem becomes more serious with PCD due to its high detector pitch and extended scan time. Furthermore, PCD often comes with a substantial number of bad pixels, making analytic image reconstruction challenging and ruling out state-of-the-art motion correction methods that are based on analytical reconstruction. In this paper, we extend our previous locally linear embedding (LLE) cone-beam motion correction method to the helical scanning geometry, which is especially desirable given the high cost of large-area PCD. In addition to our adaption of LLE-based parametric searching to helical cone-beam photon-counting CT geometry, we introduce an unreliable-volume mask to improve the motion estimation accuracy and perform incremental updating on gradually refined sampling grids for optimization of both accuracy and efficiency. Our numerical results demonstrate that our method reduces the estimation errors near the two longitudinal ends of the reconstructed volume and overall image quality. The experimental results on clinical photon-counting scans of the patient extremities show significant resolution improvement after motion correction using our method, which reveals subtle fine structures previously hidden under motion blurring and artifacts.","note":"arXiv:2204.02490 [physics]","number":"arXiv:2204.02490","publisher":"arXiv","source":"arXiv.org","title":"Motion Correction via Locally Linear Embedding for Helical Photon-counting CT","URL":"http://arxiv.org/abs/2204.02490","author":[{"family":"Li","given":"Mengzhou"},{"family":"Lowe","given":"Chiara"},{"family":"Butler","given":"Anthony"},{"family":"Butler","given":"Phil"},{"family":"Wang","given":"Ge"}],"accessed":{"date-parts":[["2022",9,25]]},"issued":{"date-parts":[["2022",4,5]]}}}],"schema":"https://github.com/citation-style-language/schema/raw/master/csl-citation.json"} </w:instrText>
      </w:r>
      <w:r w:rsidRPr="00440DAB">
        <w:rPr>
          <w:rFonts w:ascii="Times New Roman" w:hAnsi="Times New Roman" w:cs="Times New Roman"/>
          <w:b w:val="0"/>
          <w:bCs/>
        </w:rPr>
        <w:fldChar w:fldCharType="separate"/>
      </w:r>
      <w:r w:rsidRPr="00440DAB">
        <w:rPr>
          <w:rFonts w:ascii="Times New Roman" w:hAnsi="Times New Roman" w:cs="Times New Roman"/>
          <w:b w:val="0"/>
          <w:bCs/>
        </w:rPr>
        <w:t>[17]</w:t>
      </w:r>
      <w:r w:rsidRPr="00440DAB">
        <w:rPr>
          <w:rFonts w:ascii="Times New Roman" w:hAnsi="Times New Roman" w:cs="Times New Roman"/>
          <w:b w:val="0"/>
          <w:bCs/>
        </w:rPr>
        <w:fldChar w:fldCharType="end"/>
      </w:r>
      <w:r w:rsidRPr="00440DAB">
        <w:rPr>
          <w:rFonts w:ascii="Times New Roman" w:hAnsi="Times New Roman" w:cs="Times New Roman"/>
          <w:b w:val="0"/>
          <w:bCs/>
        </w:rPr>
        <w:t xml:space="preserve">. Using </w:t>
      </w:r>
      <w:r w:rsidRPr="00440DAB">
        <w:rPr>
          <w:rFonts w:ascii="Times New Roman" w:hAnsi="Times New Roman" w:cs="Times New Roman"/>
          <w:b w:val="0"/>
          <w:bCs/>
          <w:i/>
          <w:iCs/>
        </w:rPr>
        <w:t>x</w:t>
      </w:r>
      <w:r w:rsidRPr="00440DAB">
        <w:rPr>
          <w:rFonts w:ascii="Times New Roman" w:hAnsi="Times New Roman" w:cs="Times New Roman"/>
          <w:b w:val="0"/>
          <w:bCs/>
        </w:rPr>
        <w:t xml:space="preserve"> to denote </w:t>
      </w:r>
      <w:r w:rsidRPr="00440DAB">
        <w:rPr>
          <w:rFonts w:ascii="Times New Roman" w:hAnsi="Times New Roman" w:cs="Times New Roman"/>
          <w:b w:val="0"/>
          <w:bCs/>
        </w:rPr>
        <w:lastRenderedPageBreak/>
        <w:t>position along the LOI, the difference between the line integral profiles of the phantom when it is filled with liquid and when it is empty was computed according to Equation 4.</w:t>
      </w:r>
    </w:p>
    <w:bookmarkEnd w:id="28"/>
    <w:p w14:paraId="68EE3A85" w14:textId="4813ACEF" w:rsidR="00596DFF" w:rsidRPr="00C82013" w:rsidRDefault="00F15E31" w:rsidP="00596DFF">
      <w:pPr>
        <w:autoSpaceDE w:val="0"/>
        <w:autoSpaceDN w:val="0"/>
        <w:adjustRightInd w:val="0"/>
        <w:spacing w:after="0"/>
        <w:jc w:val="both"/>
        <w:rPr>
          <w:rFonts w:ascii="Times New Roman" w:hAnsi="Times New Roman" w:cs="Times New Roman"/>
          <w:spacing w:val="-6"/>
          <w:sz w:val="20"/>
          <w:szCs w:val="20"/>
        </w:rPr>
      </w:pPr>
      <w:ins w:id="29" w:author="ShuangHeng Wang" w:date="2022-11-21T00:33:00Z">
        <w:r>
          <w:rPr>
            <w:rFonts w:ascii="Times New Roman" w:hAnsi="Times New Roman" w:cs="Times New Roman"/>
            <w:noProof/>
            <w:spacing w:val="-6"/>
            <w:sz w:val="20"/>
            <w:szCs w:val="20"/>
          </w:rPr>
          <w:drawing>
            <wp:anchor distT="0" distB="0" distL="114300" distR="114300" simplePos="0" relativeHeight="251666432" behindDoc="0" locked="0" layoutInCell="1" allowOverlap="1" wp14:anchorId="622B4257" wp14:editId="78F18D7A">
              <wp:simplePos x="0" y="0"/>
              <wp:positionH relativeFrom="margin">
                <wp:align>center</wp:align>
              </wp:positionH>
              <wp:positionV relativeFrom="paragraph">
                <wp:posOffset>536548</wp:posOffset>
              </wp:positionV>
              <wp:extent cx="6382512" cy="2587752"/>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2512" cy="2587752"/>
                      </a:xfrm>
                      <a:prstGeom prst="rect">
                        <a:avLst/>
                      </a:prstGeom>
                      <a:noFill/>
                      <a:ln>
                        <a:noFill/>
                      </a:ln>
                    </pic:spPr>
                  </pic:pic>
                </a:graphicData>
              </a:graphic>
            </wp:anchor>
          </w:drawing>
        </w:r>
      </w:ins>
    </w:p>
    <w:p w14:paraId="0C8ABCC9" w14:textId="4C486854" w:rsidR="00C82013" w:rsidRDefault="00C82013" w:rsidP="00596DFF">
      <w:pPr>
        <w:pStyle w:val="10BodySubsequentParagraph"/>
        <w:jc w:val="center"/>
        <w:rPr>
          <w:spacing w:val="-6"/>
        </w:rPr>
      </w:pPr>
      <m:oMath>
        <m:r>
          <m:rPr>
            <m:sty m:val="p"/>
          </m:rPr>
          <w:rPr>
            <w:rFonts w:ascii="Cambria Math" w:hAnsi="Cambria Math" w:cs="AdvOT9cb306be.B"/>
            <w:spacing w:val="-6"/>
          </w:rPr>
          <m:t>Δ</m:t>
        </m:r>
        <m:r>
          <w:rPr>
            <w:rFonts w:ascii="Cambria Math" w:hAnsi="Cambria Math" w:cs="AdvOT9cb306be.B"/>
            <w:spacing w:val="-6"/>
          </w:rPr>
          <m:t>p</m:t>
        </m:r>
        <m:d>
          <m:dPr>
            <m:ctrlPr>
              <w:rPr>
                <w:rFonts w:ascii="Cambria Math" w:hAnsi="Cambria Math" w:cs="AdvOT9cb306be.B"/>
                <w:i/>
                <w:spacing w:val="-6"/>
              </w:rPr>
            </m:ctrlPr>
          </m:dPr>
          <m:e>
            <m:r>
              <w:rPr>
                <w:rFonts w:ascii="Cambria Math" w:hAnsi="Cambria Math" w:cs="AdvOT9cb306be.B"/>
                <w:spacing w:val="-6"/>
              </w:rPr>
              <m:t>x</m:t>
            </m:r>
          </m:e>
        </m:d>
        <m:r>
          <w:rPr>
            <w:rFonts w:ascii="Cambria Math" w:hAnsi="Cambria Math" w:cs="AdvOT9cb306be.B"/>
            <w:spacing w:val="-6"/>
          </w:rPr>
          <m:t>=</m:t>
        </m:r>
        <m:sSub>
          <m:sSubPr>
            <m:ctrlPr>
              <w:rPr>
                <w:rFonts w:ascii="Cambria Math" w:hAnsi="Cambria Math" w:cs="AdvOT9cb306be.B"/>
                <w:i/>
                <w:spacing w:val="-6"/>
              </w:rPr>
            </m:ctrlPr>
          </m:sSubPr>
          <m:e>
            <m:r>
              <w:rPr>
                <w:rFonts w:ascii="Cambria Math" w:hAnsi="Cambria Math" w:cs="AdvOT9cb306be.B"/>
                <w:spacing w:val="-6"/>
              </w:rPr>
              <m:t>p</m:t>
            </m:r>
          </m:e>
          <m:sub>
            <m:r>
              <w:rPr>
                <w:rFonts w:ascii="Cambria Math" w:hAnsi="Cambria Math" w:cs="AdvOT9cb306be.B"/>
                <w:spacing w:val="-6"/>
              </w:rPr>
              <m:t>f</m:t>
            </m:r>
          </m:sub>
        </m:sSub>
        <m:d>
          <m:dPr>
            <m:ctrlPr>
              <w:rPr>
                <w:rFonts w:ascii="Cambria Math" w:hAnsi="Cambria Math" w:cs="AdvOT9cb306be.B"/>
                <w:i/>
                <w:spacing w:val="-6"/>
              </w:rPr>
            </m:ctrlPr>
          </m:dPr>
          <m:e>
            <m:r>
              <w:rPr>
                <w:rFonts w:ascii="Cambria Math" w:hAnsi="Cambria Math" w:cs="AdvOT9cb306be.B"/>
                <w:spacing w:val="-6"/>
              </w:rPr>
              <m:t>x</m:t>
            </m:r>
          </m:e>
        </m:d>
        <m:r>
          <w:rPr>
            <w:rFonts w:ascii="Cambria Math" w:hAnsi="Cambria Math" w:cs="AdvOT9cb306be.B"/>
            <w:spacing w:val="-6"/>
          </w:rPr>
          <m:t>-</m:t>
        </m:r>
        <m:sSub>
          <m:sSubPr>
            <m:ctrlPr>
              <w:rPr>
                <w:rFonts w:ascii="Cambria Math" w:hAnsi="Cambria Math" w:cs="AdvOT9cb306be.B"/>
                <w:i/>
                <w:spacing w:val="-6"/>
              </w:rPr>
            </m:ctrlPr>
          </m:sSubPr>
          <m:e>
            <m:r>
              <w:rPr>
                <w:rFonts w:ascii="Cambria Math" w:hAnsi="Cambria Math" w:cs="AdvOT9cb306be.B"/>
                <w:spacing w:val="-6"/>
              </w:rPr>
              <m:t>p</m:t>
            </m:r>
          </m:e>
          <m:sub>
            <m:r>
              <w:rPr>
                <w:rFonts w:ascii="Cambria Math" w:hAnsi="Cambria Math" w:cs="AdvOT9cb306be.B"/>
                <w:spacing w:val="-6"/>
              </w:rPr>
              <m:t>e</m:t>
            </m:r>
          </m:sub>
        </m:sSub>
        <m:d>
          <m:dPr>
            <m:ctrlPr>
              <w:rPr>
                <w:rFonts w:ascii="Cambria Math" w:hAnsi="Cambria Math" w:cs="AdvOT9cb306be.B"/>
                <w:i/>
                <w:spacing w:val="-6"/>
              </w:rPr>
            </m:ctrlPr>
          </m:dPr>
          <m:e>
            <m:r>
              <w:rPr>
                <w:rFonts w:ascii="Cambria Math" w:hAnsi="Cambria Math" w:cs="AdvOT9cb306be.B"/>
                <w:spacing w:val="-6"/>
              </w:rPr>
              <m:t>x</m:t>
            </m:r>
          </m:e>
        </m:d>
        <m:r>
          <w:rPr>
            <w:rFonts w:ascii="Cambria Math" w:hAnsi="Cambria Math" w:cs="AdvOT9cb306be.B"/>
            <w:spacing w:val="-6"/>
          </w:rPr>
          <m:t>=L*</m:t>
        </m:r>
        <m:sSub>
          <m:sSubPr>
            <m:ctrlPr>
              <w:rPr>
                <w:rFonts w:ascii="Cambria Math" w:hAnsi="Cambria Math" w:cs="AdvOT9cb306be.B"/>
                <w:spacing w:val="-6"/>
              </w:rPr>
            </m:ctrlPr>
          </m:sSubPr>
          <m:e>
            <m:r>
              <m:rPr>
                <m:sty m:val="p"/>
              </m:rPr>
              <w:rPr>
                <w:rFonts w:ascii="Cambria Math" w:hAnsi="Cambria Math" w:cs="AdvOT9cb306be.B"/>
                <w:spacing w:val="-6"/>
              </w:rPr>
              <m:t>μ</m:t>
            </m:r>
            <m:ctrlPr>
              <w:rPr>
                <w:rFonts w:ascii="Cambria Math" w:hAnsi="Cambria Math" w:cs="AdvOT9cb306be.B"/>
                <w:i/>
                <w:spacing w:val="-6"/>
              </w:rPr>
            </m:ctrlPr>
          </m:e>
          <m:sub>
            <m:r>
              <m:rPr>
                <m:sty m:val="p"/>
              </m:rPr>
              <w:rPr>
                <w:rFonts w:ascii="Cambria Math" w:hAnsi="Cambria Math" w:cs="AdvOT9cb306be.B"/>
                <w:spacing w:val="-6"/>
              </w:rPr>
              <m:t>material</m:t>
            </m:r>
          </m:sub>
        </m:sSub>
        <m:d>
          <m:dPr>
            <m:ctrlPr>
              <w:rPr>
                <w:rFonts w:ascii="Cambria Math" w:hAnsi="Cambria Math" w:cs="AdvOT9cb306be.B"/>
                <w:i/>
                <w:spacing w:val="-6"/>
              </w:rPr>
            </m:ctrlPr>
          </m:dPr>
          <m:e>
            <m:r>
              <w:rPr>
                <w:rFonts w:ascii="Cambria Math" w:hAnsi="Cambria Math" w:cs="AdvOT9cb306be.B"/>
                <w:spacing w:val="-6"/>
              </w:rPr>
              <m:t>x</m:t>
            </m:r>
          </m:e>
        </m:d>
        <m:r>
          <w:rPr>
            <w:rFonts w:ascii="Cambria Math" w:hAnsi="Cambria Math" w:cs="AdvOT9cb306be.B"/>
            <w:spacing w:val="-6"/>
          </w:rPr>
          <m:t>=ln</m:t>
        </m:r>
        <m:d>
          <m:dPr>
            <m:ctrlPr>
              <w:rPr>
                <w:rFonts w:ascii="Cambria Math" w:hAnsi="Cambria Math" w:cs="AdvOT9cb306be.B"/>
                <w:i/>
                <w:spacing w:val="-6"/>
              </w:rPr>
            </m:ctrlPr>
          </m:dPr>
          <m:e>
            <m:f>
              <m:fPr>
                <m:ctrlPr>
                  <w:rPr>
                    <w:rFonts w:ascii="Cambria Math" w:hAnsi="Cambria Math" w:cs="AdvOT9cb306be.B"/>
                    <w:spacing w:val="-6"/>
                  </w:rPr>
                </m:ctrlPr>
              </m:fPr>
              <m:num>
                <m:sSub>
                  <m:sSubPr>
                    <m:ctrlPr>
                      <w:rPr>
                        <w:rFonts w:ascii="Cambria Math" w:hAnsi="Cambria Math" w:cs="AdvOT9cb306be.B"/>
                        <w:i/>
                        <w:spacing w:val="-6"/>
                      </w:rPr>
                    </m:ctrlPr>
                  </m:sSubPr>
                  <m:e>
                    <m:r>
                      <w:rPr>
                        <w:rFonts w:ascii="Cambria Math" w:hAnsi="Cambria Math" w:cs="AdvOT9cb306be.B"/>
                        <w:spacing w:val="-6"/>
                      </w:rPr>
                      <m:t>I</m:t>
                    </m:r>
                  </m:e>
                  <m:sub>
                    <m:r>
                      <w:rPr>
                        <w:rFonts w:ascii="Cambria Math" w:hAnsi="Cambria Math" w:cs="AdvOT9cb306be.B"/>
                        <w:spacing w:val="-6"/>
                      </w:rPr>
                      <m:t>e</m:t>
                    </m:r>
                  </m:sub>
                </m:sSub>
                <m:d>
                  <m:dPr>
                    <m:ctrlPr>
                      <w:rPr>
                        <w:rFonts w:ascii="Cambria Math" w:hAnsi="Cambria Math" w:cs="AdvOT9cb306be.B"/>
                        <w:i/>
                        <w:spacing w:val="-6"/>
                      </w:rPr>
                    </m:ctrlPr>
                  </m:dPr>
                  <m:e>
                    <m:r>
                      <w:rPr>
                        <w:rFonts w:ascii="Cambria Math" w:hAnsi="Cambria Math" w:cs="AdvOT9cb306be.B"/>
                        <w:spacing w:val="-6"/>
                      </w:rPr>
                      <m:t>x</m:t>
                    </m:r>
                  </m:e>
                </m:d>
                <m:ctrlPr>
                  <w:rPr>
                    <w:rFonts w:ascii="Cambria Math" w:hAnsi="Cambria Math" w:cs="AdvOT9cb306be.B"/>
                    <w:i/>
                    <w:spacing w:val="-6"/>
                  </w:rPr>
                </m:ctrlPr>
              </m:num>
              <m:den>
                <m:sSub>
                  <m:sSubPr>
                    <m:ctrlPr>
                      <w:rPr>
                        <w:rFonts w:ascii="Cambria Math" w:hAnsi="Cambria Math" w:cs="AdvOT9cb306be.B"/>
                        <w:i/>
                        <w:spacing w:val="-6"/>
                      </w:rPr>
                    </m:ctrlPr>
                  </m:sSubPr>
                  <m:e>
                    <m:r>
                      <w:rPr>
                        <w:rFonts w:ascii="Cambria Math" w:hAnsi="Cambria Math" w:cs="AdvOT9cb306be.B"/>
                        <w:spacing w:val="-6"/>
                      </w:rPr>
                      <m:t>I</m:t>
                    </m:r>
                  </m:e>
                  <m:sub>
                    <m:r>
                      <w:rPr>
                        <w:rFonts w:ascii="Cambria Math" w:hAnsi="Cambria Math" w:cs="AdvOT9cb306be.B"/>
                        <w:spacing w:val="-6"/>
                      </w:rPr>
                      <m:t>f</m:t>
                    </m:r>
                  </m:sub>
                </m:sSub>
                <m:d>
                  <m:dPr>
                    <m:ctrlPr>
                      <w:rPr>
                        <w:rFonts w:ascii="Cambria Math" w:hAnsi="Cambria Math" w:cs="AdvOT9cb306be.B"/>
                        <w:i/>
                        <w:spacing w:val="-6"/>
                      </w:rPr>
                    </m:ctrlPr>
                  </m:dPr>
                  <m:e>
                    <m:r>
                      <w:rPr>
                        <w:rFonts w:ascii="Cambria Math" w:hAnsi="Cambria Math" w:cs="AdvOT9cb306be.B"/>
                        <w:spacing w:val="-6"/>
                      </w:rPr>
                      <m:t>x</m:t>
                    </m:r>
                  </m:e>
                </m:d>
                <m:ctrlPr>
                  <w:rPr>
                    <w:rFonts w:ascii="Cambria Math" w:hAnsi="Cambria Math" w:cs="AdvOT9cb306be.B"/>
                    <w:i/>
                    <w:spacing w:val="-6"/>
                  </w:rPr>
                </m:ctrlPr>
              </m:den>
            </m:f>
          </m:e>
        </m:d>
      </m:oMath>
      <w:r>
        <w:rPr>
          <w:spacing w:val="-6"/>
        </w:rPr>
        <w:tab/>
        <w:t>(4)</w:t>
      </w:r>
    </w:p>
    <w:p w14:paraId="7E130F6B" w14:textId="044D3F5C" w:rsidR="006C0EFF" w:rsidRDefault="006C0EFF" w:rsidP="006C0EFF">
      <w:pPr>
        <w:pStyle w:val="10BodySubsequentParagraph"/>
        <w:jc w:val="center"/>
        <w:rPr>
          <w:spacing w:val="-6"/>
        </w:rPr>
      </w:pPr>
      <w:r w:rsidRPr="006C0EFF">
        <w:rPr>
          <w:spacing w:val="-6"/>
        </w:rPr>
        <w:t>Figure 2. Graphs of attenuation data of all studied materials. a) Attenuation vs. energy plots for water compared to NIST values</w:t>
      </w:r>
      <w:ins w:id="30" w:author="ShuangHeng Wang" w:date="2022-11-21T00:19:00Z">
        <w:r w:rsidR="00B228A1">
          <w:rPr>
            <w:spacing w:val="-6"/>
          </w:rPr>
          <w:t xml:space="preserve"> (</w:t>
        </w:r>
      </w:ins>
      <w:ins w:id="31" w:author="ShuangHeng Wang" w:date="2022-11-21T00:20:00Z">
        <w:r w:rsidR="00AA39E5">
          <w:rPr>
            <w:spacing w:val="-6"/>
          </w:rPr>
          <w:t>we multiply the mass attenuations by the</w:t>
        </w:r>
      </w:ins>
      <w:ins w:id="32" w:author="ShuangHeng Wang" w:date="2022-11-21T00:19:00Z">
        <w:r w:rsidR="00B228A1">
          <w:rPr>
            <w:spacing w:val="-6"/>
          </w:rPr>
          <w:t xml:space="preserve"> density of</w:t>
        </w:r>
      </w:ins>
      <w:ins w:id="33" w:author="ShuangHeng Wang" w:date="2022-11-21T00:20:00Z">
        <w:r w:rsidR="00B228A1">
          <w:rPr>
            <w:spacing w:val="-6"/>
          </w:rPr>
          <w:t xml:space="preserve"> water</w:t>
        </w:r>
        <w:r w:rsidR="00AA39E5">
          <w:rPr>
            <w:spacing w:val="-6"/>
          </w:rPr>
          <w:t>, assumed to</w:t>
        </w:r>
        <w:r w:rsidR="00B228A1">
          <w:rPr>
            <w:spacing w:val="-6"/>
          </w:rPr>
          <w:t xml:space="preserve"> be 1.00 g/cm</w:t>
        </w:r>
        <w:r w:rsidR="00B228A1">
          <w:rPr>
            <w:spacing w:val="-6"/>
            <w:vertAlign w:val="superscript"/>
          </w:rPr>
          <w:t>3</w:t>
        </w:r>
        <w:r w:rsidR="00B228A1">
          <w:rPr>
            <w:spacing w:val="-6"/>
          </w:rPr>
          <w:t xml:space="preserve"> at 33</w:t>
        </w:r>
        <w:r w:rsidR="00B228A1" w:rsidRPr="000B5027">
          <w:t>°</w:t>
        </w:r>
        <w:r w:rsidR="00B228A1">
          <w:t>C)</w:t>
        </w:r>
      </w:ins>
      <w:r w:rsidRPr="006C0EFF">
        <w:rPr>
          <w:spacing w:val="-6"/>
        </w:rPr>
        <w:t xml:space="preserve">. The end points of the energy bins (33 keV, 45 keV, 60 keV, and 100 keV) were selected for the figure. Compton scattering of high energy photons accounts for the observed attenuation discrepancy. b-f) attenuation vs. temperature plots for all materials. The positive trend in the </w:t>
      </w:r>
      <w:ins w:id="34" w:author="ShuangHeng Wang" w:date="2022-11-16T20:55:00Z">
        <w:r w:rsidR="00F54D60">
          <w:rPr>
            <w:spacing w:val="-6"/>
          </w:rPr>
          <w:t>33-</w:t>
        </w:r>
      </w:ins>
      <w:ins w:id="35" w:author="ShuangHeng Wang" w:date="2022-11-16T20:56:00Z">
        <w:r w:rsidR="00F54D60">
          <w:rPr>
            <w:spacing w:val="-6"/>
          </w:rPr>
          <w:t>45</w:t>
        </w:r>
      </w:ins>
      <w:del w:id="36" w:author="ShuangHeng Wang" w:date="2022-11-16T20:55:00Z">
        <w:r w:rsidRPr="006C0EFF" w:rsidDel="00F54D60">
          <w:rPr>
            <w:spacing w:val="-6"/>
          </w:rPr>
          <w:delText>8-33</w:delText>
        </w:r>
      </w:del>
      <w:r w:rsidRPr="006C0EFF">
        <w:rPr>
          <w:spacing w:val="-6"/>
        </w:rPr>
        <w:t xml:space="preserve"> keV bin is due to the effects of temperature on Compton scattering at high energies. The legend indicates the slope of the regression line for the color-coded trend g) scatterplot summary of thermal sensitivities with error bars. Observe the non-linear trend between thermal sensitivity and composition for 0, 50, 300, and 600 mM solutions of CaCl2.  </w:t>
      </w:r>
    </w:p>
    <w:p w14:paraId="2571AA8E" w14:textId="56EB696E" w:rsidR="00596DFF" w:rsidRDefault="00596DFF" w:rsidP="00596DFF">
      <w:pPr>
        <w:pStyle w:val="10BodySubsequentParagraph"/>
        <w:rPr>
          <w:spacing w:val="-6"/>
        </w:rPr>
      </w:pPr>
    </w:p>
    <w:p w14:paraId="5198867F" w14:textId="25292D29" w:rsidR="00596DFF" w:rsidRDefault="00596DFF" w:rsidP="00596DFF">
      <w:pPr>
        <w:pStyle w:val="10BodySubsequentParagraph"/>
        <w:ind w:firstLine="0"/>
        <w:rPr>
          <w:rFonts w:cs="Times New Roman"/>
          <w:spacing w:val="-6"/>
          <w:szCs w:val="20"/>
        </w:rPr>
      </w:pPr>
      <w:r w:rsidRPr="00596DFF">
        <w:rPr>
          <w:rFonts w:cs="Times New Roman"/>
          <w:spacing w:val="-6"/>
          <w:szCs w:val="20"/>
        </w:rPr>
        <w:t xml:space="preserve">where </w:t>
      </w:r>
      <w:r w:rsidRPr="00596DFF">
        <w:rPr>
          <w:rFonts w:cs="Times New Roman"/>
          <w:i/>
          <w:iCs/>
          <w:spacing w:val="-6"/>
          <w:szCs w:val="20"/>
        </w:rPr>
        <w:t>f</w:t>
      </w:r>
      <w:r w:rsidRPr="00596DFF">
        <w:rPr>
          <w:rFonts w:cs="Times New Roman"/>
          <w:spacing w:val="-6"/>
          <w:szCs w:val="20"/>
        </w:rPr>
        <w:t xml:space="preserve"> stands for filled, </w:t>
      </w:r>
      <w:proofErr w:type="spellStart"/>
      <w:r w:rsidRPr="00596DFF">
        <w:rPr>
          <w:rFonts w:cs="Times New Roman"/>
          <w:i/>
          <w:iCs/>
          <w:spacing w:val="-6"/>
          <w:szCs w:val="20"/>
        </w:rPr>
        <w:t>e</w:t>
      </w:r>
      <w:proofErr w:type="spellEnd"/>
      <w:r w:rsidRPr="00596DFF">
        <w:rPr>
          <w:rFonts w:cs="Times New Roman"/>
          <w:spacing w:val="-6"/>
          <w:szCs w:val="20"/>
        </w:rPr>
        <w:t xml:space="preserve"> stands for empty, </w:t>
      </w:r>
      <w:r w:rsidRPr="00596DFF">
        <w:rPr>
          <w:rFonts w:cs="Times New Roman"/>
          <w:i/>
          <w:iCs/>
          <w:spacing w:val="-6"/>
          <w:szCs w:val="20"/>
        </w:rPr>
        <w:t>I</w:t>
      </w:r>
      <w:r w:rsidRPr="00596DFF">
        <w:rPr>
          <w:rFonts w:cs="Times New Roman"/>
          <w:spacing w:val="-6"/>
          <w:szCs w:val="20"/>
        </w:rPr>
        <w:t xml:space="preserve"> are the raw photon counts, and </w:t>
      </w:r>
      <w:r w:rsidRPr="00596DFF">
        <w:rPr>
          <w:rFonts w:cs="Times New Roman"/>
          <w:i/>
          <w:iCs/>
          <w:spacing w:val="-6"/>
          <w:szCs w:val="20"/>
        </w:rPr>
        <w:t>L</w:t>
      </w:r>
      <w:r w:rsidRPr="00596DFF">
        <w:rPr>
          <w:rFonts w:cs="Times New Roman"/>
          <w:spacing w:val="-6"/>
          <w:szCs w:val="20"/>
        </w:rPr>
        <w:t xml:space="preserve"> (254 mm) is the external side length of the square cross-section of the phantom. By taking the difference, the attenuation contribution of the phantom enclosure was eliminated. Finally, a sliding average over five pixels and a median filter over seven pixels were sequentially applied to remove noise from the profiles before the attenuation of the material is found in equation 5.</w:t>
      </w:r>
    </w:p>
    <w:p w14:paraId="594A9AC8" w14:textId="3F9C7F46" w:rsidR="00012A35" w:rsidRDefault="00012A35" w:rsidP="00596DFF">
      <w:pPr>
        <w:pStyle w:val="10BodySubsequentParagraph"/>
        <w:ind w:firstLine="0"/>
        <w:rPr>
          <w:rFonts w:cs="Times New Roman"/>
          <w:spacing w:val="-6"/>
          <w:szCs w:val="20"/>
        </w:rPr>
      </w:pPr>
    </w:p>
    <w:p w14:paraId="62DF6B02" w14:textId="70632DE2" w:rsidR="00012A35" w:rsidRDefault="003E6989" w:rsidP="00012A35">
      <w:pPr>
        <w:pStyle w:val="10BodySubsequentParagraph"/>
        <w:ind w:firstLine="0"/>
        <w:jc w:val="center"/>
        <w:rPr>
          <w:rFonts w:cs="Times New Roman"/>
          <w:spacing w:val="-6"/>
        </w:rPr>
      </w:pPr>
      <m:oMath>
        <m:sSub>
          <m:sSubPr>
            <m:ctrlPr>
              <w:rPr>
                <w:rFonts w:ascii="Cambria Math" w:hAnsi="Cambria Math" w:cs="AdvOT9cb306be.B"/>
                <w:i/>
                <w:spacing w:val="-6"/>
              </w:rPr>
            </m:ctrlPr>
          </m:sSubPr>
          <m:e>
            <m:r>
              <m:rPr>
                <m:sty m:val="p"/>
              </m:rPr>
              <w:rPr>
                <w:rFonts w:ascii="Cambria Math" w:hAnsi="Cambria Math" w:cs="AdvOT9cb306be.B"/>
                <w:spacing w:val="-6"/>
              </w:rPr>
              <m:t>μ</m:t>
            </m:r>
            <m:ctrlPr>
              <w:rPr>
                <w:rFonts w:ascii="Cambria Math" w:hAnsi="Cambria Math" w:cs="AdvOT9cb306be.B"/>
                <w:spacing w:val="-6"/>
              </w:rPr>
            </m:ctrlPr>
          </m:e>
          <m:sub>
            <m:r>
              <w:rPr>
                <w:rFonts w:ascii="Cambria Math" w:hAnsi="Cambria Math" w:cs="AdvOT9cb306be.B"/>
                <w:spacing w:val="-6"/>
              </w:rPr>
              <m:t>material</m:t>
            </m:r>
          </m:sub>
        </m:sSub>
        <m:r>
          <w:rPr>
            <w:rFonts w:ascii="Cambria Math" w:hAnsi="Cambria Math" w:cs="AdvOT9cb306be.B"/>
            <w:spacing w:val="-6"/>
          </w:rPr>
          <m:t>=</m:t>
        </m:r>
        <m:f>
          <m:fPr>
            <m:ctrlPr>
              <w:rPr>
                <w:rFonts w:ascii="Cambria Math" w:hAnsi="Cambria Math" w:cs="AdvOT9cb306be.B"/>
                <w:spacing w:val="-6"/>
              </w:rPr>
            </m:ctrlPr>
          </m:fPr>
          <m:num>
            <m:r>
              <w:rPr>
                <w:rFonts w:ascii="Cambria Math" w:hAnsi="Cambria Math" w:cs="AdvOT9cb306be.B"/>
                <w:spacing w:val="-6"/>
              </w:rPr>
              <m:t>0.055</m:t>
            </m:r>
            <m:ctrlPr>
              <w:rPr>
                <w:rFonts w:ascii="Cambria Math" w:hAnsi="Cambria Math" w:cs="AdvOT9cb306be.B"/>
                <w:i/>
                <w:spacing w:val="-6"/>
              </w:rPr>
            </m:ctrlPr>
          </m:num>
          <m:den>
            <m:sSup>
              <m:sSupPr>
                <m:ctrlPr>
                  <w:rPr>
                    <w:rFonts w:ascii="Cambria Math" w:hAnsi="Cambria Math" w:cs="AdvOT9cb306be.B"/>
                    <w:i/>
                    <w:spacing w:val="-6"/>
                  </w:rPr>
                </m:ctrlPr>
              </m:sSupPr>
              <m:e>
                <m:r>
                  <w:rPr>
                    <w:rFonts w:ascii="Cambria Math" w:hAnsi="Cambria Math" w:cs="AdvOT9cb306be.B"/>
                    <w:spacing w:val="-6"/>
                  </w:rPr>
                  <m:t>L</m:t>
                </m:r>
              </m:e>
              <m:sup>
                <m:r>
                  <w:rPr>
                    <w:rFonts w:ascii="Cambria Math" w:hAnsi="Cambria Math" w:cs="AdvOT9cb306be.B"/>
                    <w:spacing w:val="-6"/>
                  </w:rPr>
                  <m:t>2</m:t>
                </m:r>
              </m:sup>
            </m:sSup>
            <m:ctrlPr>
              <w:rPr>
                <w:rFonts w:ascii="Cambria Math" w:hAnsi="Cambria Math" w:cs="AdvOT9cb306be.B"/>
                <w:i/>
                <w:spacing w:val="-6"/>
              </w:rPr>
            </m:ctrlPr>
          </m:den>
        </m:f>
        <m:nary>
          <m:naryPr>
            <m:subHide m:val="1"/>
            <m:supHide m:val="1"/>
            <m:ctrlPr>
              <w:rPr>
                <w:rFonts w:ascii="Cambria Math" w:hAnsi="Cambria Math" w:cs="AdvOT9cb306be.B"/>
                <w:spacing w:val="-6"/>
              </w:rPr>
            </m:ctrlPr>
          </m:naryPr>
          <m:sub>
            <m:ctrlPr>
              <w:rPr>
                <w:rFonts w:ascii="Cambria Math" w:hAnsi="Cambria Math" w:cs="AdvOT9cb306be.B"/>
                <w:i/>
                <w:spacing w:val="-6"/>
              </w:rPr>
            </m:ctrlPr>
          </m:sub>
          <m:sup>
            <m:ctrlPr>
              <w:rPr>
                <w:rFonts w:ascii="Cambria Math" w:hAnsi="Cambria Math" w:cs="AdvOT9cb306be.B"/>
                <w:i/>
                <w:spacing w:val="-6"/>
              </w:rPr>
            </m:ctrlPr>
          </m:sup>
          <m:e>
            <m:f>
              <m:fPr>
                <m:ctrlPr>
                  <w:rPr>
                    <w:rFonts w:ascii="Cambria Math" w:hAnsi="Cambria Math" w:cs="AdvOT9cb306be.B"/>
                    <w:spacing w:val="-6"/>
                  </w:rPr>
                </m:ctrlPr>
              </m:fPr>
              <m:num>
                <m:r>
                  <m:rPr>
                    <m:sty m:val="p"/>
                  </m:rPr>
                  <w:rPr>
                    <w:rFonts w:ascii="Cambria Math" w:hAnsi="Cambria Math" w:cs="AdvOT9cb306be.B"/>
                    <w:spacing w:val="-6"/>
                  </w:rPr>
                  <m:t>Δ</m:t>
                </m:r>
                <m:r>
                  <w:rPr>
                    <w:rFonts w:ascii="Cambria Math" w:hAnsi="Cambria Math" w:cs="AdvOT9cb306be.B"/>
                    <w:spacing w:val="-6"/>
                  </w:rPr>
                  <m:t>p</m:t>
                </m:r>
                <m:d>
                  <m:dPr>
                    <m:ctrlPr>
                      <w:rPr>
                        <w:rFonts w:ascii="Cambria Math" w:hAnsi="Cambria Math" w:cs="AdvOT9cb306be.B"/>
                        <w:i/>
                        <w:spacing w:val="-6"/>
                      </w:rPr>
                    </m:ctrlPr>
                  </m:dPr>
                  <m:e>
                    <m:r>
                      <w:rPr>
                        <w:rFonts w:ascii="Cambria Math" w:hAnsi="Cambria Math" w:cs="AdvOT9cb306be.B"/>
                        <w:spacing w:val="-6"/>
                      </w:rPr>
                      <m:t>x</m:t>
                    </m:r>
                  </m:e>
                </m:d>
              </m:num>
              <m:den>
                <m:r>
                  <w:rPr>
                    <w:rFonts w:ascii="Cambria Math" w:hAnsi="Cambria Math" w:cs="AdvOT9cb306be.B"/>
                    <w:spacing w:val="-6"/>
                  </w:rPr>
                  <m:t>1.23</m:t>
                </m:r>
                <m:ctrlPr>
                  <w:rPr>
                    <w:rFonts w:ascii="Cambria Math" w:hAnsi="Cambria Math" w:cs="AdvOT9cb306be.B"/>
                    <w:i/>
                    <w:spacing w:val="-6"/>
                  </w:rPr>
                </m:ctrlPr>
              </m:den>
            </m:f>
            <m:ctrlPr>
              <w:rPr>
                <w:rFonts w:ascii="Cambria Math" w:hAnsi="Cambria Math" w:cs="AdvOT9cb306be.B"/>
                <w:i/>
                <w:spacing w:val="-6"/>
              </w:rPr>
            </m:ctrlPr>
          </m:e>
        </m:nary>
        <m:r>
          <w:rPr>
            <w:rFonts w:ascii="Cambria Math" w:hAnsi="Cambria Math" w:cs="AdvOT9cb306be.B"/>
            <w:spacing w:val="-6"/>
          </w:rPr>
          <m:t>dx</m:t>
        </m:r>
      </m:oMath>
      <w:r w:rsidR="00012A35">
        <w:rPr>
          <w:rFonts w:cs="Times New Roman"/>
          <w:spacing w:val="-6"/>
        </w:rPr>
        <w:tab/>
        <w:t>(5)</w:t>
      </w:r>
    </w:p>
    <w:p w14:paraId="27E42912" w14:textId="68232CE0" w:rsidR="00012A35" w:rsidRDefault="00012A35" w:rsidP="00012A35">
      <w:pPr>
        <w:pStyle w:val="10BodySubsequentParagraph"/>
        <w:ind w:firstLine="0"/>
        <w:rPr>
          <w:rFonts w:cs="Times New Roman"/>
          <w:spacing w:val="-6"/>
        </w:rPr>
      </w:pPr>
    </w:p>
    <w:p w14:paraId="2746282C" w14:textId="58B4A75A" w:rsidR="00012A35" w:rsidRPr="00012A35" w:rsidRDefault="00012A35" w:rsidP="00440DAB">
      <w:pPr>
        <w:autoSpaceDE w:val="0"/>
        <w:autoSpaceDN w:val="0"/>
        <w:adjustRightInd w:val="0"/>
        <w:spacing w:after="0"/>
        <w:jc w:val="both"/>
        <w:rPr>
          <w:rFonts w:ascii="Times New Roman" w:hAnsi="Times New Roman" w:cs="Times New Roman"/>
          <w:spacing w:val="-6"/>
          <w:sz w:val="20"/>
          <w:szCs w:val="20"/>
        </w:rPr>
      </w:pPr>
      <w:r w:rsidRPr="00012A35">
        <w:rPr>
          <w:rFonts w:ascii="Times New Roman" w:hAnsi="Times New Roman" w:cs="Times New Roman"/>
          <w:spacing w:val="-6"/>
          <w:sz w:val="20"/>
          <w:szCs w:val="20"/>
        </w:rPr>
        <w:t xml:space="preserve">where the correction factor of 1.23 is the magnification, defined as the ratio of the distances from source to the phantom center (278. 5 mm) and from source to detector (342.5 mm) and 55E-3 mm is the length of a detector pixel. The error in </w:t>
      </w:r>
      <w:r w:rsidRPr="00012A35">
        <w:rPr>
          <w:rFonts w:ascii="Times New Roman" w:hAnsi="Times New Roman" w:cs="Times New Roman"/>
          <w:i/>
          <w:iCs/>
          <w:spacing w:val="-6"/>
          <w:sz w:val="20"/>
          <w:szCs w:val="20"/>
        </w:rPr>
        <w:t>µ</w:t>
      </w:r>
      <w:r w:rsidRPr="00012A35">
        <w:rPr>
          <w:rFonts w:ascii="Times New Roman" w:hAnsi="Times New Roman" w:cs="Times New Roman"/>
          <w:i/>
          <w:iCs/>
          <w:spacing w:val="-6"/>
          <w:sz w:val="20"/>
          <w:szCs w:val="20"/>
          <w:vertAlign w:val="subscript"/>
        </w:rPr>
        <w:t>material</w:t>
      </w:r>
      <w:r w:rsidRPr="00012A35">
        <w:rPr>
          <w:rFonts w:ascii="Times New Roman" w:hAnsi="Times New Roman" w:cs="Times New Roman"/>
          <w:spacing w:val="-6"/>
          <w:sz w:val="20"/>
          <w:szCs w:val="20"/>
        </w:rPr>
        <w:t xml:space="preserve"> is theoretically no more than 3% compared to if it were measured with a parallel beam source</w:t>
      </w:r>
      <w:r w:rsidR="00AF68BC">
        <w:rPr>
          <w:rFonts w:ascii="Times New Roman" w:hAnsi="Times New Roman" w:cs="Times New Roman"/>
          <w:spacing w:val="-6"/>
          <w:sz w:val="20"/>
          <w:szCs w:val="20"/>
        </w:rPr>
        <w:t xml:space="preserve">. </w:t>
      </w:r>
      <w:r w:rsidRPr="00012A35">
        <w:rPr>
          <w:rFonts w:ascii="Times New Roman" w:hAnsi="Times New Roman" w:cs="Times New Roman"/>
          <w:spacing w:val="-6"/>
          <w:sz w:val="20"/>
          <w:szCs w:val="20"/>
        </w:rPr>
        <w:t xml:space="preserve">Note that our weak perspective method is rotation-invariant and uses all data points in the </w:t>
      </w:r>
      <w:ins w:id="37" w:author="ShuangHeng Wang" w:date="2022-11-16T15:39:00Z">
        <w:r w:rsidR="006D4982">
          <w:rPr>
            <w:rFonts w:ascii="Times New Roman" w:hAnsi="Times New Roman" w:cs="Times New Roman"/>
            <w:spacing w:val="-6"/>
            <w:sz w:val="20"/>
            <w:szCs w:val="20"/>
          </w:rPr>
          <w:t xml:space="preserve">line of interest </w:t>
        </w:r>
      </w:ins>
      <w:del w:id="38" w:author="ShuangHeng Wang" w:date="2022-11-16T15:39:00Z">
        <w:r w:rsidRPr="00012A35" w:rsidDel="006D4982">
          <w:rPr>
            <w:rFonts w:ascii="Times New Roman" w:hAnsi="Times New Roman" w:cs="Times New Roman"/>
            <w:spacing w:val="-6"/>
            <w:sz w:val="20"/>
            <w:szCs w:val="20"/>
          </w:rPr>
          <w:delText>LOI</w:delText>
        </w:r>
      </w:del>
      <w:r w:rsidRPr="00012A35">
        <w:rPr>
          <w:rFonts w:ascii="Times New Roman" w:hAnsi="Times New Roman" w:cs="Times New Roman"/>
          <w:spacing w:val="-6"/>
          <w:sz w:val="20"/>
          <w:szCs w:val="20"/>
        </w:rPr>
        <w:t xml:space="preserve"> to yield a high signal to noise ratio. The variance of all measurements was quantified by computing the LAC </w:t>
      </w:r>
      <w:ins w:id="39" w:author="ShuangHeng Wang" w:date="2022-11-16T15:38:00Z">
        <w:r w:rsidR="006D4982">
          <w:rPr>
            <w:rFonts w:ascii="Times New Roman" w:hAnsi="Times New Roman" w:cs="Times New Roman"/>
            <w:spacing w:val="-6"/>
            <w:sz w:val="20"/>
            <w:szCs w:val="20"/>
          </w:rPr>
          <w:t xml:space="preserve">as the average of </w:t>
        </w:r>
      </w:ins>
      <w:del w:id="40" w:author="ShuangHeng Wang" w:date="2022-11-16T15:38:00Z">
        <w:r w:rsidRPr="00012A35" w:rsidDel="006D4982">
          <w:rPr>
            <w:rFonts w:ascii="Times New Roman" w:hAnsi="Times New Roman" w:cs="Times New Roman"/>
            <w:spacing w:val="-6"/>
            <w:sz w:val="20"/>
            <w:szCs w:val="20"/>
          </w:rPr>
          <w:delText>from</w:delText>
        </w:r>
      </w:del>
      <w:r w:rsidRPr="00012A35">
        <w:rPr>
          <w:rFonts w:ascii="Times New Roman" w:hAnsi="Times New Roman" w:cs="Times New Roman"/>
          <w:spacing w:val="-6"/>
          <w:sz w:val="20"/>
          <w:szCs w:val="20"/>
        </w:rPr>
        <w:t xml:space="preserve"> 10 adjacent LOI’s.</w:t>
      </w:r>
    </w:p>
    <w:p w14:paraId="497FE717" w14:textId="1CC73AA4" w:rsidR="00012A35" w:rsidRDefault="00012A35" w:rsidP="00387397">
      <w:pPr>
        <w:autoSpaceDE w:val="0"/>
        <w:autoSpaceDN w:val="0"/>
        <w:adjustRightInd w:val="0"/>
        <w:spacing w:after="0"/>
        <w:jc w:val="both"/>
        <w:rPr>
          <w:rFonts w:ascii="Times New Roman" w:hAnsi="Times New Roman" w:cs="Times New Roman"/>
          <w:spacing w:val="-6"/>
          <w:sz w:val="20"/>
          <w:szCs w:val="20"/>
        </w:rPr>
      </w:pPr>
      <w:r w:rsidRPr="00012A35">
        <w:rPr>
          <w:rFonts w:ascii="Times New Roman" w:hAnsi="Times New Roman" w:cs="Times New Roman"/>
          <w:spacing w:val="-6"/>
          <w:sz w:val="20"/>
          <w:szCs w:val="20"/>
        </w:rPr>
        <w:t xml:space="preserve">     To predict the temperature changes, we designed a neural network with an input layer of eight nodes, two hidden layers of four nodes, and an output layer of 1 node. The training examples were generated from the base material data. Shown in Equation 6, the first four elements of the input are a material’s </w:t>
      </w:r>
      <w:del w:id="41" w:author="ShuangHeng Wang" w:date="2022-11-16T15:43:00Z">
        <w:r w:rsidRPr="00012A35" w:rsidDel="007B56D4">
          <w:rPr>
            <w:rFonts w:ascii="Times New Roman" w:hAnsi="Times New Roman" w:cs="Times New Roman"/>
            <w:spacing w:val="-6"/>
            <w:sz w:val="20"/>
            <w:szCs w:val="20"/>
          </w:rPr>
          <w:lastRenderedPageBreak/>
          <w:delText xml:space="preserve">baseline </w:delText>
        </w:r>
      </w:del>
      <w:r w:rsidRPr="00012A35">
        <w:rPr>
          <w:rFonts w:ascii="Times New Roman" w:hAnsi="Times New Roman" w:cs="Times New Roman"/>
          <w:spacing w:val="-6"/>
          <w:sz w:val="20"/>
          <w:szCs w:val="20"/>
        </w:rPr>
        <w:t xml:space="preserve">LACs at </w:t>
      </w:r>
      <w:del w:id="42" w:author="ShuangHeng Wang" w:date="2022-11-16T15:43:00Z">
        <w:r w:rsidRPr="00012A35" w:rsidDel="00234478">
          <w:rPr>
            <w:rFonts w:ascii="Times New Roman" w:hAnsi="Times New Roman" w:cs="Times New Roman"/>
            <w:spacing w:val="-6"/>
            <w:sz w:val="20"/>
            <w:szCs w:val="20"/>
          </w:rPr>
          <w:delText>a temperature of 33°C</w:delText>
        </w:r>
      </w:del>
      <w:ins w:id="43" w:author="ShuangHeng Wang" w:date="2022-11-16T15:43:00Z">
        <w:r w:rsidR="00234478">
          <w:rPr>
            <w:rFonts w:ascii="Times New Roman" w:hAnsi="Times New Roman" w:cs="Times New Roman"/>
            <w:spacing w:val="-6"/>
            <w:sz w:val="20"/>
            <w:szCs w:val="20"/>
          </w:rPr>
          <w:t>some temperature</w:t>
        </w:r>
      </w:ins>
      <w:r w:rsidRPr="00012A35">
        <w:rPr>
          <w:rFonts w:ascii="Times New Roman" w:hAnsi="Times New Roman" w:cs="Times New Roman"/>
          <w:spacing w:val="-6"/>
          <w:sz w:val="20"/>
          <w:szCs w:val="20"/>
        </w:rPr>
        <w:t xml:space="preserve"> and the last four are the LAC residuals due to heating of the material </w:t>
      </w:r>
      <w:ins w:id="44" w:author="ShuangHeng Wang" w:date="2022-11-16T15:44:00Z">
        <w:r w:rsidR="00234478">
          <w:rPr>
            <w:rFonts w:ascii="Times New Roman" w:hAnsi="Times New Roman" w:cs="Times New Roman"/>
            <w:spacing w:val="-6"/>
            <w:sz w:val="20"/>
            <w:szCs w:val="20"/>
          </w:rPr>
          <w:t>above the 33</w:t>
        </w:r>
        <w:r w:rsidR="00234478" w:rsidRPr="00440DAB">
          <w:rPr>
            <w:rFonts w:ascii="Times New Roman" w:hAnsi="Times New Roman" w:cs="Times New Roman"/>
            <w:bCs/>
          </w:rPr>
          <w:t>°</w:t>
        </w:r>
        <w:r w:rsidR="00234478">
          <w:rPr>
            <w:rFonts w:ascii="Times New Roman" w:hAnsi="Times New Roman" w:cs="Times New Roman"/>
            <w:spacing w:val="-6"/>
            <w:sz w:val="20"/>
            <w:szCs w:val="20"/>
          </w:rPr>
          <w:t>C baseline</w:t>
        </w:r>
      </w:ins>
      <w:del w:id="45" w:author="ShuangHeng Wang" w:date="2022-11-16T15:44:00Z">
        <w:r w:rsidRPr="00012A35" w:rsidDel="00234478">
          <w:rPr>
            <w:rFonts w:ascii="Times New Roman" w:hAnsi="Times New Roman" w:cs="Times New Roman"/>
            <w:spacing w:val="-6"/>
            <w:sz w:val="20"/>
            <w:szCs w:val="20"/>
          </w:rPr>
          <w:delText>to some higher temperature</w:delText>
        </w:r>
      </w:del>
      <w:r w:rsidRPr="00012A35">
        <w:rPr>
          <w:rFonts w:ascii="Times New Roman" w:hAnsi="Times New Roman" w:cs="Times New Roman"/>
          <w:spacing w:val="-6"/>
          <w:sz w:val="20"/>
          <w:szCs w:val="20"/>
        </w:rPr>
        <w:t>. The multiplicative factor of 100 was introduced to scale the residuals into a similar range as the baseline. The network architecture is displayed in Figure 3a.</w:t>
      </w:r>
    </w:p>
    <w:p w14:paraId="0AC62443" w14:textId="77777777" w:rsidR="00387397" w:rsidRPr="00012A35" w:rsidRDefault="00387397" w:rsidP="00387397">
      <w:pPr>
        <w:autoSpaceDE w:val="0"/>
        <w:autoSpaceDN w:val="0"/>
        <w:adjustRightInd w:val="0"/>
        <w:spacing w:after="0"/>
        <w:jc w:val="both"/>
        <w:rPr>
          <w:rFonts w:ascii="Times New Roman" w:hAnsi="Times New Roman" w:cs="Times New Roman"/>
          <w:spacing w:val="-6"/>
          <w:sz w:val="20"/>
          <w:szCs w:val="20"/>
        </w:rPr>
      </w:pPr>
    </w:p>
    <w:p w14:paraId="1E212272" w14:textId="77777777" w:rsidR="00387397" w:rsidRDefault="00387397" w:rsidP="00387397">
      <w:pPr>
        <w:pStyle w:val="10BodySubsequentParagraph"/>
        <w:ind w:firstLine="0"/>
        <w:jc w:val="center"/>
        <w:rPr>
          <w:rFonts w:cs="Times New Roman"/>
          <w:spacing w:val="-6"/>
          <w:szCs w:val="20"/>
        </w:rPr>
      </w:pPr>
      <m:oMath>
        <m:r>
          <w:rPr>
            <w:rFonts w:ascii="Cambria Math" w:hAnsi="Cambria Math" w:cs="AdvOT9cb306be.B"/>
            <w:spacing w:val="-6"/>
            <w:sz w:val="18"/>
            <w:szCs w:val="20"/>
          </w:rPr>
          <m:t xml:space="preserve">input= </m:t>
        </m:r>
        <m:d>
          <m:dPr>
            <m:begChr m:val="["/>
            <m:endChr m:val="]"/>
            <m:ctrlPr>
              <w:rPr>
                <w:rFonts w:ascii="Cambria Math" w:hAnsi="Cambria Math" w:cs="AdvOT9cb306be.B"/>
                <w:i/>
                <w:spacing w:val="-6"/>
                <w:sz w:val="18"/>
                <w:szCs w:val="20"/>
              </w:rPr>
            </m:ctrlPr>
          </m:dPr>
          <m:e>
            <m:m>
              <m:mPr>
                <m:mcs>
                  <m:mc>
                    <m:mcPr>
                      <m:count m:val="1"/>
                      <m:mcJc m:val="center"/>
                    </m:mcPr>
                  </m:mc>
                </m:mcs>
                <m:ctrlPr>
                  <w:rPr>
                    <w:rFonts w:ascii="Cambria Math" w:hAnsi="Cambria Math" w:cs="AdvOT9cb306be.B"/>
                    <w:i/>
                    <w:spacing w:val="-6"/>
                    <w:sz w:val="18"/>
                    <w:szCs w:val="20"/>
                  </w:rPr>
                </m:ctrlPr>
              </m:mPr>
              <m:mr>
                <m:e>
                  <m:sSub>
                    <m:sSubPr>
                      <m:ctrlPr>
                        <w:rPr>
                          <w:rFonts w:ascii="Cambria Math" w:hAnsi="Cambria Math" w:cs="AdvOT9cb306be.B"/>
                          <w:i/>
                          <w:spacing w:val="-6"/>
                          <w:sz w:val="18"/>
                          <w:szCs w:val="20"/>
                        </w:rPr>
                      </m:ctrlPr>
                    </m:sSubPr>
                    <m:e>
                      <m:r>
                        <w:rPr>
                          <w:rFonts w:ascii="Cambria Math" w:hAnsi="Cambria Math" w:cs="AdvOT9cb306be.B"/>
                          <w:spacing w:val="-6"/>
                          <w:sz w:val="18"/>
                          <w:szCs w:val="20"/>
                        </w:rPr>
                        <m:t>μ</m:t>
                      </m:r>
                    </m:e>
                    <m:sub>
                      <m:r>
                        <w:rPr>
                          <w:rFonts w:ascii="Cambria Math" w:hAnsi="Cambria Math" w:cs="AdvOT9cb306be.B"/>
                          <w:spacing w:val="-6"/>
                          <w:sz w:val="18"/>
                          <w:szCs w:val="20"/>
                        </w:rPr>
                        <m:t>1</m:t>
                      </m:r>
                    </m:sub>
                  </m:sSub>
                  <m:d>
                    <m:dPr>
                      <m:ctrlPr>
                        <w:rPr>
                          <w:rFonts w:ascii="Cambria Math" w:hAnsi="Cambria Math" w:cs="AdvOT9cb306be.B"/>
                          <w:i/>
                          <w:spacing w:val="-6"/>
                          <w:sz w:val="18"/>
                          <w:szCs w:val="20"/>
                        </w:rPr>
                      </m:ctrlPr>
                    </m:dPr>
                    <m:e>
                      <m:sSub>
                        <m:sSubPr>
                          <m:ctrlPr>
                            <w:rPr>
                              <w:rFonts w:ascii="Cambria Math" w:hAnsi="Cambria Math" w:cs="AdvOT9cb306be.B"/>
                              <w:i/>
                              <w:spacing w:val="-6"/>
                              <w:sz w:val="18"/>
                              <w:szCs w:val="20"/>
                            </w:rPr>
                          </m:ctrlPr>
                        </m:sSubPr>
                        <m:e>
                          <m:r>
                            <w:rPr>
                              <w:rFonts w:ascii="Cambria Math" w:hAnsi="Cambria Math" w:cs="AdvOT9cb306be.B"/>
                              <w:spacing w:val="-6"/>
                              <w:sz w:val="18"/>
                              <w:szCs w:val="20"/>
                            </w:rPr>
                            <m:t>T</m:t>
                          </m:r>
                        </m:e>
                        <m:sub>
                          <m:r>
                            <w:del w:id="46" w:author="ShuangHeng Wang" w:date="2022-11-16T15:43:00Z">
                              <w:rPr>
                                <w:rFonts w:ascii="Cambria Math" w:hAnsi="Cambria Math" w:cs="AdvOT9cb306be.B"/>
                                <w:spacing w:val="-6"/>
                                <w:sz w:val="18"/>
                                <w:szCs w:val="20"/>
                              </w:rPr>
                              <m:t>0</m:t>
                            </w:del>
                          </m:r>
                        </m:sub>
                      </m:sSub>
                      <m:r>
                        <w:rPr>
                          <w:rFonts w:ascii="Cambria Math" w:hAnsi="Cambria Math" w:cs="AdvOT9cb306be.B"/>
                          <w:spacing w:val="-6"/>
                          <w:sz w:val="18"/>
                          <w:szCs w:val="20"/>
                        </w:rPr>
                        <m:t>,</m:t>
                      </m:r>
                      <m:sSub>
                        <m:sSubPr>
                          <m:ctrlPr>
                            <w:rPr>
                              <w:rFonts w:ascii="Cambria Math" w:hAnsi="Cambria Math" w:cs="AdvOT9cb306be.B"/>
                              <w:i/>
                              <w:spacing w:val="-6"/>
                              <w:sz w:val="18"/>
                              <w:szCs w:val="20"/>
                            </w:rPr>
                          </m:ctrlPr>
                        </m:sSubPr>
                        <m:e>
                          <m:r>
                            <w:rPr>
                              <w:rFonts w:ascii="Cambria Math" w:hAnsi="Cambria Math" w:cs="AdvOT9cb306be.B"/>
                              <w:spacing w:val="-6"/>
                              <w:sz w:val="18"/>
                              <w:szCs w:val="20"/>
                            </w:rPr>
                            <m:t>E</m:t>
                          </m:r>
                        </m:e>
                        <m:sub>
                          <m:r>
                            <w:rPr>
                              <w:rFonts w:ascii="Cambria Math" w:hAnsi="Cambria Math" w:cs="AdvOT9cb306be.B"/>
                              <w:spacing w:val="-6"/>
                              <w:sz w:val="18"/>
                              <w:szCs w:val="20"/>
                            </w:rPr>
                            <m:t>1</m:t>
                          </m:r>
                        </m:sub>
                      </m:sSub>
                    </m:e>
                  </m:d>
                </m:e>
              </m:mr>
              <m:mr>
                <m:e>
                  <m:r>
                    <w:rPr>
                      <w:rFonts w:ascii="Cambria Math" w:hAnsi="Cambria Math" w:cs="AdvOT9cb306be.B"/>
                      <w:spacing w:val="-6"/>
                      <w:sz w:val="18"/>
                      <w:szCs w:val="20"/>
                    </w:rPr>
                    <m:t>⋮</m:t>
                  </m:r>
                  <m:ctrlPr>
                    <w:rPr>
                      <w:rFonts w:ascii="Cambria Math" w:eastAsia="Cambria Math" w:hAnsi="Cambria Math" w:cs="Cambria Math"/>
                      <w:i/>
                      <w:spacing w:val="-6"/>
                      <w:sz w:val="18"/>
                      <w:szCs w:val="20"/>
                    </w:rPr>
                  </m:ctrlPr>
                </m:e>
              </m:mr>
              <m:m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T</m:t>
                          </m:r>
                        </m:e>
                        <m:sub>
                          <m:r>
                            <w:del w:id="47" w:author="ShuangHeng Wang" w:date="2022-11-16T15:43:00Z">
                              <w:rPr>
                                <w:rFonts w:ascii="Cambria Math" w:eastAsia="Cambria Math" w:hAnsi="Cambria Math" w:cs="Cambria Math"/>
                                <w:spacing w:val="-6"/>
                                <w:sz w:val="18"/>
                                <w:szCs w:val="20"/>
                              </w:rPr>
                              <m:t>0</m:t>
                            </w:del>
                          </m:r>
                        </m:sub>
                      </m:sSub>
                      <m:r>
                        <w:rPr>
                          <w:rFonts w:ascii="Cambria Math" w:eastAsia="Cambria Math" w:hAnsi="Cambria Math" w:cs="Cambria Math"/>
                          <w:spacing w:val="-6"/>
                          <w:sz w:val="18"/>
                          <w:szCs w:val="20"/>
                        </w:rPr>
                        <m: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4</m:t>
                          </m:r>
                        </m:sub>
                      </m:sSub>
                    </m:e>
                  </m:d>
                  <m:ctrlPr>
                    <w:rPr>
                      <w:rFonts w:ascii="Cambria Math" w:eastAsia="Cambria Math" w:hAnsi="Cambria Math" w:cs="Cambria Math"/>
                      <w:i/>
                      <w:spacing w:val="-6"/>
                      <w:sz w:val="18"/>
                      <w:szCs w:val="20"/>
                    </w:rPr>
                  </m:ctrlPr>
                </m:e>
              </m:mr>
              <m:m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r>
                        <w:rPr>
                          <w:rFonts w:ascii="Cambria Math" w:eastAsia="Cambria Math" w:hAnsi="Cambria Math" w:cs="Cambria Math"/>
                          <w:spacing w:val="-6"/>
                          <w:sz w:val="18"/>
                          <w:szCs w:val="20"/>
                        </w:rPr>
                        <m:t>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1</m:t>
                          </m:r>
                        </m:sub>
                      </m:sSub>
                    </m:e>
                  </m:d>
                  <m:r>
                    <w:rPr>
                      <w:rFonts w:ascii="Cambria Math" w:eastAsia="Cambria Math" w:hAnsi="Cambria Math" w:cs="Cambria Math"/>
                      <w:spacing w:val="-6"/>
                      <w:sz w:val="18"/>
                      <w:szCs w:val="20"/>
                    </w:rPr>
                    <m: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T</m:t>
                          </m:r>
                        </m:e>
                        <m:sub>
                          <m:r>
                            <w:rPr>
                              <w:rFonts w:ascii="Cambria Math" w:eastAsia="Cambria Math" w:hAnsi="Cambria Math" w:cs="Cambria Math"/>
                              <w:spacing w:val="-6"/>
                              <w:sz w:val="18"/>
                              <w:szCs w:val="20"/>
                            </w:rPr>
                            <m:t>0</m:t>
                          </m:r>
                        </m:sub>
                      </m:sSub>
                      <m:r>
                        <w:rPr>
                          <w:rFonts w:ascii="Cambria Math" w:eastAsia="Cambria Math" w:hAnsi="Cambria Math" w:cs="Cambria Math"/>
                          <w:spacing w:val="-6"/>
                          <w:sz w:val="18"/>
                          <w:szCs w:val="20"/>
                        </w:rPr>
                        <m: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1</m:t>
                          </m:r>
                        </m:sub>
                      </m:sSub>
                    </m:e>
                  </m:d>
                  <m:r>
                    <w:rPr>
                      <w:rFonts w:ascii="Cambria Math" w:eastAsia="Cambria Math" w:hAnsi="Cambria Math" w:cs="Cambria Math"/>
                      <w:spacing w:val="-6"/>
                      <w:sz w:val="18"/>
                      <w:szCs w:val="20"/>
                    </w:rPr>
                    <m:t xml:space="preserve">]*100 </m:t>
                  </m:r>
                  <m:ctrlPr>
                    <w:rPr>
                      <w:rFonts w:ascii="Cambria Math" w:eastAsia="Cambria Math" w:hAnsi="Cambria Math" w:cs="Cambria Math"/>
                      <w:i/>
                      <w:spacing w:val="-6"/>
                      <w:sz w:val="18"/>
                      <w:szCs w:val="20"/>
                    </w:rPr>
                  </m:ctrlPr>
                </m:e>
              </m:mr>
              <m:mr>
                <m:e>
                  <m:r>
                    <w:rPr>
                      <w:rFonts w:ascii="Cambria Math" w:eastAsia="Cambria Math" w:hAnsi="Cambria Math" w:cs="Cambria Math"/>
                      <w:spacing w:val="-6"/>
                      <w:sz w:val="18"/>
                      <w:szCs w:val="20"/>
                    </w:rPr>
                    <m:t>⋮</m:t>
                  </m:r>
                  <m:ctrlPr>
                    <w:rPr>
                      <w:rFonts w:ascii="Cambria Math" w:eastAsia="Cambria Math" w:hAnsi="Cambria Math" w:cs="Cambria Math"/>
                      <w:i/>
                      <w:spacing w:val="-6"/>
                      <w:sz w:val="18"/>
                      <w:szCs w:val="20"/>
                    </w:rPr>
                  </m:ctrlPr>
                </m:e>
              </m:mr>
              <m:m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r>
                        <w:rPr>
                          <w:rFonts w:ascii="Cambria Math" w:eastAsia="Cambria Math" w:hAnsi="Cambria Math" w:cs="Cambria Math"/>
                          <w:spacing w:val="-6"/>
                          <w:sz w:val="18"/>
                          <w:szCs w:val="20"/>
                        </w:rPr>
                        <m:t>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4</m:t>
                          </m:r>
                        </m:sub>
                      </m:sSub>
                    </m:e>
                  </m:d>
                  <m:r>
                    <w:rPr>
                      <w:rFonts w:ascii="Cambria Math" w:eastAsia="Cambria Math" w:hAnsi="Cambria Math" w:cs="Cambria Math"/>
                      <w:spacing w:val="-6"/>
                      <w:sz w:val="18"/>
                      <w:szCs w:val="20"/>
                    </w:rPr>
                    <m:t>-</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μ</m:t>
                      </m:r>
                    </m:e>
                    <m:sub>
                      <m:r>
                        <w:rPr>
                          <w:rFonts w:ascii="Cambria Math" w:eastAsia="Cambria Math" w:hAnsi="Cambria Math" w:cs="Cambria Math"/>
                          <w:spacing w:val="-6"/>
                          <w:sz w:val="18"/>
                          <w:szCs w:val="20"/>
                        </w:rPr>
                        <m:t>1</m:t>
                      </m:r>
                    </m:sub>
                  </m:sSub>
                  <m:d>
                    <m:dPr>
                      <m:ctrlPr>
                        <w:rPr>
                          <w:rFonts w:ascii="Cambria Math" w:eastAsia="Cambria Math" w:hAnsi="Cambria Math" w:cs="Cambria Math"/>
                          <w:i/>
                          <w:spacing w:val="-6"/>
                          <w:sz w:val="18"/>
                          <w:szCs w:val="20"/>
                        </w:rPr>
                      </m:ctrlPr>
                    </m:dPr>
                    <m:e>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T</m:t>
                          </m:r>
                        </m:e>
                        <m:sub>
                          <m:r>
                            <w:rPr>
                              <w:rFonts w:ascii="Cambria Math" w:eastAsia="Cambria Math" w:hAnsi="Cambria Math" w:cs="Cambria Math"/>
                              <w:spacing w:val="-6"/>
                              <w:sz w:val="18"/>
                              <w:szCs w:val="20"/>
                            </w:rPr>
                            <m:t>0</m:t>
                          </m:r>
                        </m:sub>
                      </m:sSub>
                      <m:r>
                        <w:rPr>
                          <w:rFonts w:ascii="Cambria Math" w:eastAsia="Cambria Math" w:hAnsi="Cambria Math" w:cs="Cambria Math"/>
                          <w:spacing w:val="-6"/>
                          <w:sz w:val="18"/>
                          <w:szCs w:val="20"/>
                        </w:rPr>
                        <m:t xml:space="preserve">, </m:t>
                      </m:r>
                      <m:sSub>
                        <m:sSubPr>
                          <m:ctrlPr>
                            <w:rPr>
                              <w:rFonts w:ascii="Cambria Math" w:eastAsia="Cambria Math" w:hAnsi="Cambria Math" w:cs="Cambria Math"/>
                              <w:i/>
                              <w:spacing w:val="-6"/>
                              <w:sz w:val="18"/>
                              <w:szCs w:val="20"/>
                            </w:rPr>
                          </m:ctrlPr>
                        </m:sSubPr>
                        <m:e>
                          <m:r>
                            <w:rPr>
                              <w:rFonts w:ascii="Cambria Math" w:eastAsia="Cambria Math" w:hAnsi="Cambria Math" w:cs="Cambria Math"/>
                              <w:spacing w:val="-6"/>
                              <w:sz w:val="18"/>
                              <w:szCs w:val="20"/>
                            </w:rPr>
                            <m:t>E</m:t>
                          </m:r>
                        </m:e>
                        <m:sub>
                          <m:r>
                            <w:rPr>
                              <w:rFonts w:ascii="Cambria Math" w:eastAsia="Cambria Math" w:hAnsi="Cambria Math" w:cs="Cambria Math"/>
                              <w:spacing w:val="-6"/>
                              <w:sz w:val="18"/>
                              <w:szCs w:val="20"/>
                            </w:rPr>
                            <m:t>4</m:t>
                          </m:r>
                        </m:sub>
                      </m:sSub>
                    </m:e>
                  </m:d>
                  <m:r>
                    <w:rPr>
                      <w:rFonts w:ascii="Cambria Math" w:eastAsia="Cambria Math" w:hAnsi="Cambria Math" w:cs="Cambria Math"/>
                      <w:spacing w:val="-6"/>
                      <w:sz w:val="18"/>
                      <w:szCs w:val="20"/>
                    </w:rPr>
                    <m:t>]*100</m:t>
                  </m:r>
                </m:e>
              </m:mr>
            </m:m>
          </m:e>
        </m:d>
      </m:oMath>
      <w:r>
        <w:rPr>
          <w:rFonts w:cs="Times New Roman"/>
          <w:spacing w:val="-6"/>
          <w:szCs w:val="20"/>
        </w:rPr>
        <w:tab/>
        <w:t>(6)</w:t>
      </w:r>
    </w:p>
    <w:p w14:paraId="13863739" w14:textId="77777777" w:rsidR="00387397" w:rsidRDefault="00387397" w:rsidP="00387397">
      <w:pPr>
        <w:pStyle w:val="10BodySubsequentParagraph"/>
        <w:ind w:firstLine="0"/>
        <w:jc w:val="center"/>
        <w:rPr>
          <w:rFonts w:cs="Times New Roman"/>
          <w:spacing w:val="-6"/>
          <w:szCs w:val="20"/>
        </w:rPr>
      </w:pPr>
    </w:p>
    <w:p w14:paraId="2F4EA400" w14:textId="4230E82C" w:rsidR="00387397" w:rsidRPr="00387397" w:rsidRDefault="00387397" w:rsidP="00387397">
      <w:pPr>
        <w:autoSpaceDE w:val="0"/>
        <w:autoSpaceDN w:val="0"/>
        <w:adjustRightInd w:val="0"/>
        <w:jc w:val="both"/>
        <w:rPr>
          <w:rFonts w:ascii="Times New Roman" w:hAnsi="Times New Roman" w:cs="Times New Roman"/>
          <w:spacing w:val="-6"/>
          <w:sz w:val="20"/>
        </w:rPr>
      </w:pPr>
      <w:r w:rsidRPr="00387397">
        <w:rPr>
          <w:rFonts w:ascii="Times New Roman" w:hAnsi="Times New Roman" w:cs="Times New Roman"/>
          <w:spacing w:val="-6"/>
          <w:sz w:val="20"/>
        </w:rPr>
        <w:t>In total, 333 unique training inputs representing a reasonable range of temperatures were generated for each of the three base materials where a small amount of Gaussian random noise was added to each input. The ReLU activation was used for all layers, mean squared error acted as the loss function, and stochastic gradient descent with a learning rate of 1E-5 was used as the optimizer. The dataset was split 80% for training and 20% for validation. The testing set consisted of data collected from 300 mM aqueous CaCl</w:t>
      </w:r>
      <w:r w:rsidRPr="00387397">
        <w:rPr>
          <w:rFonts w:ascii="Times New Roman" w:hAnsi="Times New Roman" w:cs="Times New Roman"/>
          <w:spacing w:val="-6"/>
          <w:sz w:val="20"/>
          <w:vertAlign w:val="subscript"/>
        </w:rPr>
        <w:t>2</w:t>
      </w:r>
      <w:r w:rsidRPr="00387397">
        <w:rPr>
          <w:rFonts w:ascii="Times New Roman" w:hAnsi="Times New Roman" w:cs="Times New Roman"/>
          <w:spacing w:val="-6"/>
          <w:sz w:val="20"/>
        </w:rPr>
        <w:t>, which is similar in composition</w:t>
      </w:r>
      <w:ins w:id="48" w:author="ShuangHeng Wang" w:date="2022-11-16T20:48:00Z">
        <w:r w:rsidR="00BE39D3">
          <w:rPr>
            <w:rFonts w:ascii="Times New Roman" w:hAnsi="Times New Roman" w:cs="Times New Roman"/>
            <w:spacing w:val="-6"/>
            <w:sz w:val="20"/>
          </w:rPr>
          <w:t xml:space="preserve"> to</w:t>
        </w:r>
      </w:ins>
      <w:r w:rsidRPr="00387397">
        <w:rPr>
          <w:rFonts w:ascii="Times New Roman" w:hAnsi="Times New Roman" w:cs="Times New Roman"/>
          <w:spacing w:val="-6"/>
          <w:sz w:val="20"/>
        </w:rPr>
        <w:t xml:space="preserve"> the base materials, and from a milk-based protein shake (30g protein, 4g carbohydrates, 2.5g fat per 340 mL), which is organic and dissimilar to the base materials. </w:t>
      </w:r>
      <w:ins w:id="49" w:author="ShuangHeng Wang" w:date="2022-11-16T15:40:00Z">
        <w:r w:rsidR="00795030">
          <w:rPr>
            <w:rFonts w:ascii="Times New Roman" w:hAnsi="Times New Roman" w:cs="Times New Roman"/>
            <w:spacing w:val="-6"/>
            <w:sz w:val="20"/>
          </w:rPr>
          <w:t xml:space="preserve">The </w:t>
        </w:r>
      </w:ins>
      <w:ins w:id="50" w:author="ShuangHeng Wang" w:date="2022-11-21T00:41:00Z">
        <w:r w:rsidR="0087252B">
          <w:rPr>
            <w:rFonts w:ascii="Times New Roman" w:hAnsi="Times New Roman" w:cs="Times New Roman"/>
            <w:spacing w:val="-6"/>
            <w:sz w:val="20"/>
          </w:rPr>
          <w:t xml:space="preserve">uncertainty </w:t>
        </w:r>
      </w:ins>
      <w:ins w:id="51" w:author="ShuangHeng Wang" w:date="2022-11-16T15:40:00Z">
        <w:r w:rsidR="00795030">
          <w:rPr>
            <w:rFonts w:ascii="Times New Roman" w:hAnsi="Times New Roman" w:cs="Times New Roman"/>
            <w:spacing w:val="-6"/>
            <w:sz w:val="20"/>
          </w:rPr>
          <w:t xml:space="preserve">of </w:t>
        </w:r>
        <w:r w:rsidR="002A7133">
          <w:rPr>
            <w:rFonts w:ascii="Times New Roman" w:hAnsi="Times New Roman" w:cs="Times New Roman"/>
            <w:spacing w:val="-6"/>
            <w:sz w:val="20"/>
          </w:rPr>
          <w:t xml:space="preserve">the </w:t>
        </w:r>
      </w:ins>
      <w:ins w:id="52" w:author="ShuangHeng Wang" w:date="2022-11-16T20:50:00Z">
        <w:r w:rsidR="006D72EB">
          <w:rPr>
            <w:rFonts w:ascii="Times New Roman" w:hAnsi="Times New Roman" w:cs="Times New Roman"/>
            <w:spacing w:val="-6"/>
            <w:sz w:val="20"/>
          </w:rPr>
          <w:t xml:space="preserve">temperature </w:t>
        </w:r>
      </w:ins>
      <w:ins w:id="53" w:author="ShuangHeng Wang" w:date="2022-11-16T15:40:00Z">
        <w:r w:rsidR="002A7133">
          <w:rPr>
            <w:rFonts w:ascii="Times New Roman" w:hAnsi="Times New Roman" w:cs="Times New Roman"/>
            <w:spacing w:val="-6"/>
            <w:sz w:val="20"/>
          </w:rPr>
          <w:t>prediction</w:t>
        </w:r>
      </w:ins>
      <w:ins w:id="54" w:author="ShuangHeng Wang" w:date="2022-11-16T15:42:00Z">
        <w:r w:rsidR="00D6785A">
          <w:rPr>
            <w:rFonts w:ascii="Times New Roman" w:hAnsi="Times New Roman" w:cs="Times New Roman"/>
            <w:spacing w:val="-6"/>
            <w:sz w:val="20"/>
          </w:rPr>
          <w:t>s</w:t>
        </w:r>
      </w:ins>
      <w:ins w:id="55" w:author="ShuangHeng Wang" w:date="2022-11-16T15:40:00Z">
        <w:r w:rsidR="002A7133">
          <w:rPr>
            <w:rFonts w:ascii="Times New Roman" w:hAnsi="Times New Roman" w:cs="Times New Roman"/>
            <w:spacing w:val="-6"/>
            <w:sz w:val="20"/>
          </w:rPr>
          <w:t xml:space="preserve"> is </w:t>
        </w:r>
      </w:ins>
      <w:ins w:id="56" w:author="ShuangHeng Wang" w:date="2022-11-16T15:42:00Z">
        <w:r w:rsidR="005B3A46">
          <w:rPr>
            <w:rFonts w:ascii="Times New Roman" w:hAnsi="Times New Roman" w:cs="Times New Roman"/>
            <w:spacing w:val="-6"/>
            <w:sz w:val="20"/>
          </w:rPr>
          <w:t>quantified</w:t>
        </w:r>
      </w:ins>
      <w:ins w:id="57" w:author="ShuangHeng Wang" w:date="2022-11-16T15:40:00Z">
        <w:r w:rsidR="002A7133">
          <w:rPr>
            <w:rFonts w:ascii="Times New Roman" w:hAnsi="Times New Roman" w:cs="Times New Roman"/>
            <w:spacing w:val="-6"/>
            <w:sz w:val="20"/>
          </w:rPr>
          <w:t xml:space="preserve"> by evaluating the network on the testing data</w:t>
        </w:r>
      </w:ins>
      <w:ins w:id="58" w:author="ShuangHeng Wang" w:date="2022-11-16T15:46:00Z">
        <w:r w:rsidR="007A2A17">
          <w:rPr>
            <w:rFonts w:ascii="Times New Roman" w:hAnsi="Times New Roman" w:cs="Times New Roman"/>
            <w:spacing w:val="-6"/>
            <w:sz w:val="20"/>
          </w:rPr>
          <w:t xml:space="preserve"> with randomly </w:t>
        </w:r>
      </w:ins>
      <w:ins w:id="59" w:author="ShuangHeng Wang" w:date="2022-11-21T00:39:00Z">
        <w:r w:rsidR="008D0DB5">
          <w:rPr>
            <w:rFonts w:ascii="Times New Roman" w:hAnsi="Times New Roman" w:cs="Times New Roman"/>
            <w:spacing w:val="-6"/>
            <w:sz w:val="20"/>
          </w:rPr>
          <w:t xml:space="preserve">generated </w:t>
        </w:r>
      </w:ins>
      <w:ins w:id="60" w:author="ShuangHeng Wang" w:date="2022-11-16T15:46:00Z">
        <w:r w:rsidR="007A2A17">
          <w:rPr>
            <w:rFonts w:ascii="Times New Roman" w:hAnsi="Times New Roman" w:cs="Times New Roman"/>
            <w:spacing w:val="-6"/>
            <w:sz w:val="20"/>
          </w:rPr>
          <w:t>Gaussian noise</w:t>
        </w:r>
      </w:ins>
      <w:ins w:id="61" w:author="ShuangHeng Wang" w:date="2022-11-16T20:50:00Z">
        <w:r w:rsidR="006D72EB">
          <w:rPr>
            <w:rFonts w:ascii="Times New Roman" w:hAnsi="Times New Roman" w:cs="Times New Roman"/>
            <w:spacing w:val="-6"/>
            <w:sz w:val="20"/>
          </w:rPr>
          <w:t>. T</w:t>
        </w:r>
      </w:ins>
      <w:ins w:id="62" w:author="ShuangHeng Wang" w:date="2022-11-21T00:41:00Z">
        <w:r w:rsidR="0087252B">
          <w:rPr>
            <w:rFonts w:ascii="Times New Roman" w:hAnsi="Times New Roman" w:cs="Times New Roman"/>
            <w:spacing w:val="-6"/>
            <w:sz w:val="20"/>
          </w:rPr>
          <w:t>his</w:t>
        </w:r>
      </w:ins>
      <w:ins w:id="63" w:author="ShuangHeng Wang" w:date="2022-11-16T20:50:00Z">
        <w:r w:rsidR="006D72EB">
          <w:rPr>
            <w:rFonts w:ascii="Times New Roman" w:hAnsi="Times New Roman" w:cs="Times New Roman"/>
            <w:spacing w:val="-6"/>
            <w:sz w:val="20"/>
          </w:rPr>
          <w:t xml:space="preserve"> noise is </w:t>
        </w:r>
      </w:ins>
      <w:ins w:id="64" w:author="ShuangHeng Wang" w:date="2022-11-16T15:46:00Z">
        <w:r w:rsidR="007A2A17">
          <w:rPr>
            <w:rFonts w:ascii="Times New Roman" w:hAnsi="Times New Roman" w:cs="Times New Roman"/>
            <w:spacing w:val="-6"/>
            <w:sz w:val="20"/>
          </w:rPr>
          <w:t xml:space="preserve">distributed according to </w:t>
        </w:r>
      </w:ins>
      <w:ins w:id="65" w:author="ShuangHeng Wang" w:date="2022-11-16T20:50:00Z">
        <w:r w:rsidR="007D6EA2">
          <w:rPr>
            <w:rFonts w:ascii="Times New Roman" w:hAnsi="Times New Roman" w:cs="Times New Roman"/>
            <w:spacing w:val="-6"/>
            <w:sz w:val="20"/>
          </w:rPr>
          <w:t xml:space="preserve">the </w:t>
        </w:r>
      </w:ins>
      <w:ins w:id="66" w:author="ShuangHeng Wang" w:date="2022-11-16T15:47:00Z">
        <w:r w:rsidR="00133A08">
          <w:rPr>
            <w:rFonts w:ascii="Times New Roman" w:hAnsi="Times New Roman" w:cs="Times New Roman"/>
            <w:spacing w:val="-6"/>
            <w:sz w:val="20"/>
          </w:rPr>
          <w:t xml:space="preserve">variance </w:t>
        </w:r>
      </w:ins>
      <w:ins w:id="67" w:author="ShuangHeng Wang" w:date="2022-11-21T00:39:00Z">
        <w:r w:rsidR="008D0DB5">
          <w:rPr>
            <w:rFonts w:ascii="Times New Roman" w:hAnsi="Times New Roman" w:cs="Times New Roman"/>
            <w:spacing w:val="-6"/>
            <w:sz w:val="20"/>
          </w:rPr>
          <w:t>in attenuation obtained</w:t>
        </w:r>
      </w:ins>
      <w:ins w:id="68" w:author="ShuangHeng Wang" w:date="2022-11-21T00:40:00Z">
        <w:r w:rsidR="001807A1">
          <w:rPr>
            <w:rFonts w:ascii="Times New Roman" w:hAnsi="Times New Roman" w:cs="Times New Roman"/>
            <w:spacing w:val="-6"/>
            <w:sz w:val="20"/>
          </w:rPr>
          <w:t xml:space="preserve"> from 10</w:t>
        </w:r>
      </w:ins>
      <w:ins w:id="69" w:author="ShuangHeng Wang" w:date="2022-11-16T15:47:00Z">
        <w:r w:rsidR="00133A08">
          <w:rPr>
            <w:rFonts w:ascii="Times New Roman" w:hAnsi="Times New Roman" w:cs="Times New Roman"/>
            <w:spacing w:val="-6"/>
            <w:sz w:val="20"/>
          </w:rPr>
          <w:t xml:space="preserve"> LOI’s </w:t>
        </w:r>
      </w:ins>
      <w:ins w:id="70" w:author="ShuangHeng Wang" w:date="2022-11-21T00:42:00Z">
        <w:r w:rsidR="007A034E">
          <w:rPr>
            <w:rFonts w:ascii="Times New Roman" w:hAnsi="Times New Roman" w:cs="Times New Roman"/>
            <w:spacing w:val="-6"/>
            <w:sz w:val="20"/>
          </w:rPr>
          <w:t>in the corresponding</w:t>
        </w:r>
      </w:ins>
      <w:ins w:id="71" w:author="ShuangHeng Wang" w:date="2022-11-16T20:52:00Z">
        <w:r w:rsidR="00267B0D">
          <w:rPr>
            <w:rFonts w:ascii="Times New Roman" w:hAnsi="Times New Roman" w:cs="Times New Roman"/>
            <w:spacing w:val="-6"/>
            <w:sz w:val="20"/>
          </w:rPr>
          <w:t xml:space="preserve"> </w:t>
        </w:r>
      </w:ins>
      <w:ins w:id="72" w:author="ShuangHeng Wang" w:date="2022-11-21T00:40:00Z">
        <w:r w:rsidR="001807A1">
          <w:rPr>
            <w:rFonts w:ascii="Times New Roman" w:hAnsi="Times New Roman" w:cs="Times New Roman"/>
            <w:spacing w:val="-6"/>
            <w:sz w:val="20"/>
          </w:rPr>
          <w:t>projection</w:t>
        </w:r>
        <w:r w:rsidR="003F5DB6">
          <w:rPr>
            <w:rFonts w:ascii="Times New Roman" w:hAnsi="Times New Roman" w:cs="Times New Roman"/>
            <w:spacing w:val="-6"/>
            <w:sz w:val="20"/>
          </w:rPr>
          <w:t xml:space="preserve">. Hence, </w:t>
        </w:r>
      </w:ins>
      <w:ins w:id="73" w:author="ShuangHeng Wang" w:date="2022-11-21T00:42:00Z">
        <w:r w:rsidR="00772B77">
          <w:rPr>
            <w:rFonts w:ascii="Times New Roman" w:hAnsi="Times New Roman" w:cs="Times New Roman"/>
            <w:spacing w:val="-6"/>
            <w:sz w:val="20"/>
          </w:rPr>
          <w:t>we</w:t>
        </w:r>
      </w:ins>
      <w:ins w:id="74" w:author="ShuangHeng Wang" w:date="2022-11-21T00:40:00Z">
        <w:r w:rsidR="003F5DB6">
          <w:rPr>
            <w:rFonts w:ascii="Times New Roman" w:hAnsi="Times New Roman" w:cs="Times New Roman"/>
            <w:spacing w:val="-6"/>
            <w:sz w:val="20"/>
          </w:rPr>
          <w:t xml:space="preserve"> realistically </w:t>
        </w:r>
      </w:ins>
      <w:ins w:id="75" w:author="ShuangHeng Wang" w:date="2022-11-21T00:42:00Z">
        <w:r w:rsidR="00772B77">
          <w:rPr>
            <w:rFonts w:ascii="Times New Roman" w:hAnsi="Times New Roman" w:cs="Times New Roman"/>
            <w:spacing w:val="-6"/>
            <w:sz w:val="20"/>
          </w:rPr>
          <w:t>simulate</w:t>
        </w:r>
      </w:ins>
      <w:ins w:id="76" w:author="ShuangHeng Wang" w:date="2022-11-21T00:40:00Z">
        <w:r w:rsidR="003F5DB6">
          <w:rPr>
            <w:rFonts w:ascii="Times New Roman" w:hAnsi="Times New Roman" w:cs="Times New Roman"/>
            <w:spacing w:val="-6"/>
            <w:sz w:val="20"/>
          </w:rPr>
          <w:t xml:space="preserve"> the range of attenuation values that </w:t>
        </w:r>
      </w:ins>
      <w:ins w:id="77" w:author="ShuangHeng Wang" w:date="2022-11-21T00:42:00Z">
        <w:r w:rsidR="00772B77">
          <w:rPr>
            <w:rFonts w:ascii="Times New Roman" w:hAnsi="Times New Roman" w:cs="Times New Roman"/>
            <w:spacing w:val="-6"/>
            <w:sz w:val="20"/>
          </w:rPr>
          <w:t>are measured in practice.</w:t>
        </w:r>
      </w:ins>
      <w:ins w:id="78" w:author="ShuangHeng Wang" w:date="2022-11-21T00:41:00Z">
        <w:r w:rsidR="0087252B">
          <w:rPr>
            <w:rFonts w:ascii="Times New Roman" w:hAnsi="Times New Roman" w:cs="Times New Roman"/>
            <w:spacing w:val="-6"/>
            <w:sz w:val="20"/>
          </w:rPr>
          <w:t xml:space="preserve"> </w:t>
        </w:r>
      </w:ins>
    </w:p>
    <w:p w14:paraId="1141760E" w14:textId="0E14796E" w:rsidR="00387397" w:rsidRPr="00C82013" w:rsidRDefault="00387397" w:rsidP="00387397">
      <w:pPr>
        <w:pStyle w:val="08SectionHeader10"/>
        <w:numPr>
          <w:ilvl w:val="0"/>
          <w:numId w:val="5"/>
        </w:numPr>
      </w:pPr>
      <w:r>
        <w:t>Results and Discussion</w:t>
      </w:r>
    </w:p>
    <w:p w14:paraId="7C3BF2CE" w14:textId="5CFE2EEF" w:rsidR="00D40A3A" w:rsidRPr="00D40A3A" w:rsidRDefault="00D40A3A" w:rsidP="00D40A3A">
      <w:pPr>
        <w:pStyle w:val="08SectionHeader1"/>
        <w:numPr>
          <w:ilvl w:val="0"/>
          <w:numId w:val="0"/>
        </w:numPr>
        <w:jc w:val="both"/>
        <w:rPr>
          <w:rFonts w:ascii="Times New Roman" w:hAnsi="Times New Roman" w:cs="Times New Roman"/>
          <w:b w:val="0"/>
          <w:bCs/>
        </w:rPr>
      </w:pPr>
      <w:r>
        <w:rPr>
          <w:rFonts w:ascii="Times New Roman" w:hAnsi="Times New Roman" w:cs="Times New Roman"/>
          <w:b w:val="0"/>
          <w:bCs/>
        </w:rPr>
        <w:t xml:space="preserve">     </w:t>
      </w:r>
      <w:r w:rsidRPr="00D40A3A">
        <w:rPr>
          <w:rFonts w:ascii="Times New Roman" w:hAnsi="Times New Roman" w:cs="Times New Roman"/>
          <w:b w:val="0"/>
          <w:bCs/>
        </w:rPr>
        <w:t xml:space="preserve">All the collected data is illustrated in Figure 2 and the raw data and code are made openly available </w:t>
      </w:r>
      <w:r w:rsidRPr="00D40A3A">
        <w:rPr>
          <w:rFonts w:ascii="Times New Roman" w:hAnsi="Times New Roman" w:cs="Times New Roman"/>
          <w:b w:val="0"/>
          <w:bCs/>
        </w:rPr>
        <w:fldChar w:fldCharType="begin"/>
      </w:r>
      <w:r w:rsidR="002F1D5C">
        <w:rPr>
          <w:rFonts w:ascii="Times New Roman" w:hAnsi="Times New Roman" w:cs="Times New Roman"/>
          <w:b w:val="0"/>
          <w:bCs/>
        </w:rPr>
        <w:instrText xml:space="preserve"> ADDIN ZOTERO_ITEM CSL_CITATION {"citationID":"QGmpeg6J","properties":{"formattedCitation":"[18]","plainCitation":"[18]","noteIndex":0},"citationItems":[{"id":242,"uris":["http://zotero.org/users/local/BYpkgyKc/items/YZUITPIR"],"itemData":{"id":242,"type":"webpage","abstract":"Contribute to nathanwangai/ct_thermometry development by creating an account on GitHub.","container-title":"GitHub","language":"en","title":"Dataset 1","URL":"https://github.com/nathanwangai/ct_thermometry","accessed":{"date-parts":[["2022",9,25]]}}}],"schema":"https://github.com/citation-style-language/schema/raw/master/csl-citation.json"} </w:instrText>
      </w:r>
      <w:r w:rsidRPr="00D40A3A">
        <w:rPr>
          <w:rFonts w:ascii="Times New Roman" w:hAnsi="Times New Roman" w:cs="Times New Roman"/>
          <w:b w:val="0"/>
          <w:bCs/>
        </w:rPr>
        <w:fldChar w:fldCharType="separate"/>
      </w:r>
      <w:r w:rsidRPr="00D40A3A">
        <w:rPr>
          <w:rFonts w:ascii="Times New Roman" w:hAnsi="Times New Roman" w:cs="Times New Roman"/>
          <w:b w:val="0"/>
          <w:bCs/>
        </w:rPr>
        <w:t>[18]</w:t>
      </w:r>
      <w:r w:rsidRPr="00D40A3A">
        <w:rPr>
          <w:rFonts w:ascii="Times New Roman" w:hAnsi="Times New Roman" w:cs="Times New Roman"/>
          <w:b w:val="0"/>
          <w:bCs/>
        </w:rPr>
        <w:fldChar w:fldCharType="end"/>
      </w:r>
      <w:r w:rsidRPr="00D40A3A">
        <w:rPr>
          <w:rFonts w:ascii="Times New Roman" w:hAnsi="Times New Roman" w:cs="Times New Roman"/>
          <w:b w:val="0"/>
          <w:bCs/>
        </w:rPr>
        <w:t xml:space="preserve">. Figure 2a depicts the trend of X-ray LAC with increasing energy levels, which is generally expected. However, at low energies, our measured attenuation coefficients for water are lower than those reported by NIST </w:t>
      </w:r>
      <w:r w:rsidRPr="00D40A3A">
        <w:rPr>
          <w:rFonts w:ascii="Times New Roman" w:hAnsi="Times New Roman" w:cs="Times New Roman"/>
          <w:b w:val="0"/>
          <w:bCs/>
        </w:rPr>
        <w:fldChar w:fldCharType="begin"/>
      </w:r>
      <w:r w:rsidRPr="00D40A3A">
        <w:rPr>
          <w:rFonts w:ascii="Times New Roman" w:hAnsi="Times New Roman" w:cs="Times New Roman"/>
          <w:b w:val="0"/>
          <w:bCs/>
        </w:rPr>
        <w:instrText xml:space="preserve"> ADDIN ZOTERO_ITEM CSL_CITATION {"citationID":"kEFhB4Zb","properties":{"formattedCitation":"[19]","plainCitation":"[19]","noteIndex":0},"citationItems":[{"id":228,"uris":["http://zotero.org/users/local/BYpkgyKc/items/NAT6V8NI"],"itemData":{"id":228,"type":"webpage","title":"NIST: X-Ray Mass Attenuation Coefficients - Water, Liquid","URL":"https://physics.nist.gov/PhysRefData/XrayMassCoef/ComTab/water.html","accessed":{"date-parts":[["2022",9,16]]}}}],"schema":"https://github.com/citation-style-language/schema/raw/master/csl-citation.json"} </w:instrText>
      </w:r>
      <w:r w:rsidRPr="00D40A3A">
        <w:rPr>
          <w:rFonts w:ascii="Times New Roman" w:hAnsi="Times New Roman" w:cs="Times New Roman"/>
          <w:b w:val="0"/>
          <w:bCs/>
        </w:rPr>
        <w:fldChar w:fldCharType="separate"/>
      </w:r>
      <w:r w:rsidRPr="00D40A3A">
        <w:rPr>
          <w:rFonts w:ascii="Times New Roman" w:hAnsi="Times New Roman" w:cs="Times New Roman"/>
          <w:b w:val="0"/>
          <w:bCs/>
        </w:rPr>
        <w:t>[19]</w:t>
      </w:r>
      <w:r w:rsidRPr="00D40A3A">
        <w:rPr>
          <w:rFonts w:ascii="Times New Roman" w:hAnsi="Times New Roman" w:cs="Times New Roman"/>
          <w:b w:val="0"/>
          <w:bCs/>
        </w:rPr>
        <w:fldChar w:fldCharType="end"/>
      </w:r>
      <w:r w:rsidRPr="00D40A3A">
        <w:rPr>
          <w:rFonts w:ascii="Times New Roman" w:hAnsi="Times New Roman" w:cs="Times New Roman"/>
          <w:b w:val="0"/>
          <w:bCs/>
        </w:rPr>
        <w:t xml:space="preserve">. This discrepancy is due to Compton scattering of high energy photons from our polychromatic source which were recorded as low energy photons. </w:t>
      </w:r>
    </w:p>
    <w:p w14:paraId="0506E5D8" w14:textId="65A51AA7" w:rsidR="00387397" w:rsidRDefault="00387397" w:rsidP="00387397">
      <w:pPr>
        <w:autoSpaceDE w:val="0"/>
        <w:autoSpaceDN w:val="0"/>
        <w:adjustRightInd w:val="0"/>
        <w:spacing w:after="0"/>
        <w:jc w:val="both"/>
        <w:rPr>
          <w:ins w:id="79" w:author="ShuangHeng Wang" w:date="2022-11-16T21:20:00Z"/>
          <w:rFonts w:ascii="Times New Roman" w:hAnsi="Times New Roman" w:cs="Times New Roman"/>
          <w:spacing w:val="-6"/>
          <w:sz w:val="20"/>
        </w:rPr>
      </w:pPr>
      <w:r w:rsidRPr="00387397">
        <w:rPr>
          <w:rFonts w:ascii="Times New Roman" w:hAnsi="Times New Roman" w:cs="Times New Roman"/>
          <w:spacing w:val="-6"/>
          <w:sz w:val="20"/>
        </w:rPr>
        <w:t xml:space="preserve">     Figure 2b-f shows the relationship between attenuation and temperature, which is a negative trend in all except the 33-45 keV channel. The reduced attenuation of a material due to thermal expansion leads to two competing effects: fewer high energy (45-60 keV and 60-1</w:t>
      </w:r>
      <w:del w:id="80" w:author="ShuangHeng Wang" w:date="2022-11-16T21:35:00Z">
        <w:r w:rsidRPr="00387397" w:rsidDel="004D54C2">
          <w:rPr>
            <w:rFonts w:ascii="Times New Roman" w:hAnsi="Times New Roman" w:cs="Times New Roman"/>
            <w:spacing w:val="-6"/>
            <w:sz w:val="20"/>
          </w:rPr>
          <w:delText>1</w:delText>
        </w:r>
      </w:del>
      <w:r w:rsidRPr="00387397">
        <w:rPr>
          <w:rFonts w:ascii="Times New Roman" w:hAnsi="Times New Roman" w:cs="Times New Roman"/>
          <w:spacing w:val="-6"/>
          <w:sz w:val="20"/>
        </w:rPr>
        <w:t xml:space="preserve">0 keV) photons are Compton scattered while more low energy (33-45 keV) photons pass through. It is hypothesized that the former phenomenon has a greater effect since it occurs over a wider energy range. Hence, the net effect is that </w:t>
      </w:r>
      <w:r w:rsidRPr="00387397">
        <w:rPr>
          <w:rFonts w:ascii="Times New Roman" w:hAnsi="Times New Roman" w:cs="Times New Roman"/>
          <w:spacing w:val="-6"/>
          <w:sz w:val="20"/>
        </w:rPr>
        <w:lastRenderedPageBreak/>
        <w:t>attenuation is increased with increasing temperature in the 33-45 keV bin. Despite this effect, the</w:t>
      </w:r>
      <w:r>
        <w:rPr>
          <w:rFonts w:ascii="Times New Roman" w:hAnsi="Times New Roman" w:cs="Times New Roman"/>
          <w:spacing w:val="-6"/>
          <w:sz w:val="20"/>
        </w:rPr>
        <w:t xml:space="preserve"> </w:t>
      </w:r>
      <w:r w:rsidRPr="00387397">
        <w:rPr>
          <w:rFonts w:ascii="Times New Roman" w:hAnsi="Times New Roman" w:cs="Times New Roman"/>
          <w:spacing w:val="-6"/>
          <w:sz w:val="20"/>
        </w:rPr>
        <w:t xml:space="preserve">data </w:t>
      </w:r>
      <w:ins w:id="81" w:author="ShuangHeng Wang" w:date="2022-11-21T00:38:00Z">
        <w:r w:rsidR="005B25DB">
          <w:rPr>
            <w:rFonts w:ascii="Times New Roman" w:hAnsi="Times New Roman" w:cs="Times New Roman"/>
            <w:noProof/>
            <w:spacing w:val="-6"/>
            <w:sz w:val="20"/>
          </w:rPr>
          <w:drawing>
            <wp:anchor distT="0" distB="0" distL="114300" distR="114300" simplePos="0" relativeHeight="251667456" behindDoc="0" locked="0" layoutInCell="1" allowOverlap="1" wp14:anchorId="7202BB0B" wp14:editId="75662621">
              <wp:simplePos x="0" y="0"/>
              <wp:positionH relativeFrom="margin">
                <wp:align>center</wp:align>
              </wp:positionH>
              <wp:positionV relativeFrom="paragraph">
                <wp:posOffset>437321</wp:posOffset>
              </wp:positionV>
              <wp:extent cx="6464808" cy="222199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4808" cy="2221992"/>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Pr="00387397">
        <w:rPr>
          <w:rFonts w:ascii="Times New Roman" w:hAnsi="Times New Roman" w:cs="Times New Roman"/>
          <w:spacing w:val="-6"/>
          <w:sz w:val="20"/>
        </w:rPr>
        <w:t>in the 33-45 keV channel is still informative and is incorporated into the network.</w:t>
      </w:r>
      <w:r w:rsidR="00193485" w:rsidRPr="00193485">
        <w:rPr>
          <w:rFonts w:ascii="Times New Roman" w:hAnsi="Times New Roman" w:cs="Times New Roman"/>
          <w:noProof/>
          <w:spacing w:val="-6"/>
          <w:sz w:val="20"/>
        </w:rPr>
        <w:t xml:space="preserve"> </w:t>
      </w:r>
      <w:r w:rsidRPr="00387397">
        <w:rPr>
          <w:rFonts w:ascii="Times New Roman" w:hAnsi="Times New Roman" w:cs="Times New Roman"/>
          <w:spacing w:val="-6"/>
          <w:sz w:val="20"/>
        </w:rPr>
        <w:t xml:space="preserve"> </w:t>
      </w:r>
    </w:p>
    <w:p w14:paraId="1E2F7DCB" w14:textId="6791DA02" w:rsidR="00D14E67" w:rsidRDefault="00D14E67" w:rsidP="00387397">
      <w:pPr>
        <w:autoSpaceDE w:val="0"/>
        <w:autoSpaceDN w:val="0"/>
        <w:adjustRightInd w:val="0"/>
        <w:spacing w:after="0"/>
        <w:jc w:val="both"/>
        <w:rPr>
          <w:rFonts w:ascii="Times New Roman" w:hAnsi="Times New Roman" w:cs="Times New Roman"/>
          <w:spacing w:val="-6"/>
          <w:sz w:val="20"/>
        </w:rPr>
      </w:pPr>
    </w:p>
    <w:p w14:paraId="3BCCA1C2" w14:textId="7A495288" w:rsidR="006C0EFF" w:rsidRDefault="006C0EFF" w:rsidP="009A3CDA">
      <w:pPr>
        <w:autoSpaceDE w:val="0"/>
        <w:autoSpaceDN w:val="0"/>
        <w:adjustRightInd w:val="0"/>
        <w:spacing w:after="0"/>
        <w:jc w:val="center"/>
        <w:rPr>
          <w:rFonts w:ascii="Times New Roman" w:hAnsi="Times New Roman" w:cs="Times New Roman"/>
          <w:spacing w:val="-6"/>
          <w:sz w:val="20"/>
        </w:rPr>
      </w:pPr>
      <w:r w:rsidRPr="006C0EFF">
        <w:rPr>
          <w:rFonts w:ascii="Times New Roman" w:hAnsi="Times New Roman" w:cs="Times New Roman"/>
          <w:spacing w:val="-6"/>
          <w:sz w:val="20"/>
        </w:rPr>
        <w:t xml:space="preserve">Figure 3. Summary of experiment results. a) The fully connected neural network architecture used to non-linearly model the relationship between attenuation and temperature. The input to the network </w:t>
      </w:r>
      <w:r w:rsidR="005E6DE5">
        <w:rPr>
          <w:rFonts w:ascii="Times New Roman" w:hAnsi="Times New Roman" w:cs="Times New Roman"/>
          <w:spacing w:val="-6"/>
          <w:sz w:val="20"/>
        </w:rPr>
        <w:t>are the spectral</w:t>
      </w:r>
      <w:r w:rsidRPr="006C0EFF">
        <w:rPr>
          <w:rFonts w:ascii="Times New Roman" w:hAnsi="Times New Roman" w:cs="Times New Roman"/>
          <w:spacing w:val="-6"/>
          <w:sz w:val="20"/>
        </w:rPr>
        <w:t xml:space="preserve"> attenuations of a material at a baseline temperature concatenated with the attenuation residuals due to heating. b) Visualization for network performance for predicting temperature on 300 mM CaCl2 and a milk-based protein shake.</w:t>
      </w:r>
      <w:r w:rsidR="005E6DE5">
        <w:rPr>
          <w:rFonts w:ascii="Times New Roman" w:hAnsi="Times New Roman" w:cs="Times New Roman"/>
          <w:spacing w:val="-6"/>
          <w:sz w:val="20"/>
        </w:rPr>
        <w:t xml:space="preserve"> The </w:t>
      </w:r>
      <w:r w:rsidR="000229A4">
        <w:rPr>
          <w:rFonts w:ascii="Times New Roman" w:hAnsi="Times New Roman" w:cs="Times New Roman"/>
          <w:spacing w:val="-6"/>
          <w:sz w:val="20"/>
        </w:rPr>
        <w:t xml:space="preserve">data </w:t>
      </w:r>
      <w:r w:rsidR="005E6DE5">
        <w:rPr>
          <w:rFonts w:ascii="Times New Roman" w:hAnsi="Times New Roman" w:cs="Times New Roman"/>
          <w:spacing w:val="-6"/>
          <w:sz w:val="20"/>
        </w:rPr>
        <w:t xml:space="preserve">points are labeled </w:t>
      </w:r>
      <w:r w:rsidR="000229A4">
        <w:rPr>
          <w:rFonts w:ascii="Times New Roman" w:hAnsi="Times New Roman" w:cs="Times New Roman"/>
          <w:spacing w:val="-6"/>
          <w:sz w:val="20"/>
        </w:rPr>
        <w:t>in the</w:t>
      </w:r>
      <w:r w:rsidR="005E6DE5">
        <w:rPr>
          <w:rFonts w:ascii="Times New Roman" w:hAnsi="Times New Roman" w:cs="Times New Roman"/>
          <w:spacing w:val="-6"/>
          <w:sz w:val="20"/>
        </w:rPr>
        <w:t xml:space="preserve"> (xx, </w:t>
      </w:r>
      <w:proofErr w:type="spellStart"/>
      <w:r w:rsidR="005E6DE5">
        <w:rPr>
          <w:rFonts w:ascii="Times New Roman" w:hAnsi="Times New Roman" w:cs="Times New Roman"/>
          <w:spacing w:val="-6"/>
          <w:sz w:val="20"/>
        </w:rPr>
        <w:t>yy</w:t>
      </w:r>
      <w:proofErr w:type="spellEnd"/>
      <w:r w:rsidR="005E6DE5">
        <w:rPr>
          <w:rFonts w:ascii="Times New Roman" w:hAnsi="Times New Roman" w:cs="Times New Roman"/>
          <w:spacing w:val="-6"/>
          <w:sz w:val="20"/>
        </w:rPr>
        <w:t xml:space="preserve">) </w:t>
      </w:r>
      <w:r w:rsidR="000229A4">
        <w:rPr>
          <w:rFonts w:ascii="Times New Roman" w:hAnsi="Times New Roman" w:cs="Times New Roman"/>
          <w:spacing w:val="-6"/>
          <w:sz w:val="20"/>
        </w:rPr>
        <w:t xml:space="preserve">format </w:t>
      </w:r>
      <w:r w:rsidR="005E6DE5">
        <w:rPr>
          <w:rFonts w:ascii="Times New Roman" w:hAnsi="Times New Roman" w:cs="Times New Roman"/>
          <w:spacing w:val="-6"/>
          <w:sz w:val="20"/>
        </w:rPr>
        <w:t>where xx is the predict</w:t>
      </w:r>
      <w:r w:rsidR="000229A4">
        <w:rPr>
          <w:rFonts w:ascii="Times New Roman" w:hAnsi="Times New Roman" w:cs="Times New Roman"/>
          <w:spacing w:val="-6"/>
          <w:sz w:val="20"/>
        </w:rPr>
        <w:t xml:space="preserve">ed </w:t>
      </w:r>
      <w:r w:rsidR="005E6DE5">
        <w:rPr>
          <w:rFonts w:ascii="Times New Roman" w:hAnsi="Times New Roman" w:cs="Times New Roman"/>
          <w:spacing w:val="-6"/>
          <w:sz w:val="20"/>
        </w:rPr>
        <w:t xml:space="preserve">temperature and </w:t>
      </w:r>
      <w:proofErr w:type="spellStart"/>
      <w:r w:rsidR="005E6DE5">
        <w:rPr>
          <w:rFonts w:ascii="Times New Roman" w:hAnsi="Times New Roman" w:cs="Times New Roman"/>
          <w:spacing w:val="-6"/>
          <w:sz w:val="20"/>
        </w:rPr>
        <w:t>yy</w:t>
      </w:r>
      <w:proofErr w:type="spellEnd"/>
      <w:r w:rsidR="005E6DE5">
        <w:rPr>
          <w:rFonts w:ascii="Times New Roman" w:hAnsi="Times New Roman" w:cs="Times New Roman"/>
          <w:spacing w:val="-6"/>
          <w:sz w:val="20"/>
        </w:rPr>
        <w:t xml:space="preserve"> is the ground truth temperature </w:t>
      </w:r>
      <w:r w:rsidR="000229A4">
        <w:rPr>
          <w:rFonts w:ascii="Times New Roman" w:hAnsi="Times New Roman" w:cs="Times New Roman"/>
          <w:spacing w:val="-6"/>
          <w:sz w:val="20"/>
        </w:rPr>
        <w:t xml:space="preserve">synchronously </w:t>
      </w:r>
      <w:r w:rsidR="005E6DE5">
        <w:rPr>
          <w:rFonts w:ascii="Times New Roman" w:hAnsi="Times New Roman" w:cs="Times New Roman"/>
          <w:spacing w:val="-6"/>
          <w:sz w:val="20"/>
        </w:rPr>
        <w:t>measured with a digital thermometer.</w:t>
      </w:r>
      <w:r w:rsidRPr="006C0EFF">
        <w:rPr>
          <w:rFonts w:ascii="Times New Roman" w:hAnsi="Times New Roman" w:cs="Times New Roman"/>
          <w:spacing w:val="-6"/>
          <w:sz w:val="20"/>
        </w:rPr>
        <w:t xml:space="preserve"> </w:t>
      </w:r>
      <w:ins w:id="82" w:author="ShuangHeng Wang" w:date="2022-11-16T15:35:00Z">
        <w:r w:rsidR="00721187">
          <w:rPr>
            <w:rFonts w:ascii="Times New Roman" w:hAnsi="Times New Roman" w:cs="Times New Roman"/>
            <w:spacing w:val="-6"/>
            <w:sz w:val="20"/>
          </w:rPr>
          <w:t>The</w:t>
        </w:r>
      </w:ins>
      <w:ins w:id="83" w:author="ShuangHeng Wang" w:date="2022-11-16T15:36:00Z">
        <w:r w:rsidR="00E72C84">
          <w:rPr>
            <w:rFonts w:ascii="Times New Roman" w:hAnsi="Times New Roman" w:cs="Times New Roman"/>
            <w:spacing w:val="-6"/>
            <w:sz w:val="20"/>
          </w:rPr>
          <w:t xml:space="preserve"> </w:t>
        </w:r>
        <w:r w:rsidR="009A3CDA">
          <w:rPr>
            <w:rFonts w:ascii="Times New Roman" w:hAnsi="Times New Roman" w:cs="Times New Roman"/>
            <w:spacing w:val="-6"/>
            <w:sz w:val="20"/>
          </w:rPr>
          <w:t xml:space="preserve">95% confidence interval of temperature prediction is shaded. </w:t>
        </w:r>
      </w:ins>
      <w:r w:rsidR="000229A4">
        <w:rPr>
          <w:rFonts w:ascii="Times New Roman" w:hAnsi="Times New Roman" w:cs="Times New Roman"/>
          <w:spacing w:val="-6"/>
          <w:sz w:val="20"/>
        </w:rPr>
        <w:t>Data from the testing samples were</w:t>
      </w:r>
      <w:r w:rsidRPr="006C0EFF">
        <w:rPr>
          <w:rFonts w:ascii="Times New Roman" w:hAnsi="Times New Roman" w:cs="Times New Roman"/>
          <w:spacing w:val="-6"/>
          <w:sz w:val="20"/>
        </w:rPr>
        <w:t xml:space="preserve"> </w:t>
      </w:r>
      <w:r w:rsidR="000229A4">
        <w:rPr>
          <w:rFonts w:ascii="Times New Roman" w:hAnsi="Times New Roman" w:cs="Times New Roman"/>
          <w:spacing w:val="-6"/>
          <w:sz w:val="20"/>
        </w:rPr>
        <w:t>not</w:t>
      </w:r>
      <w:r w:rsidRPr="006C0EFF">
        <w:rPr>
          <w:rFonts w:ascii="Times New Roman" w:hAnsi="Times New Roman" w:cs="Times New Roman"/>
          <w:spacing w:val="-6"/>
          <w:sz w:val="20"/>
        </w:rPr>
        <w:t xml:space="preserve"> included in the training data.</w:t>
      </w:r>
    </w:p>
    <w:p w14:paraId="09C15762" w14:textId="77777777" w:rsidR="006C0EFF" w:rsidRPr="00387397" w:rsidRDefault="006C0EFF" w:rsidP="006C0EFF">
      <w:pPr>
        <w:autoSpaceDE w:val="0"/>
        <w:autoSpaceDN w:val="0"/>
        <w:adjustRightInd w:val="0"/>
        <w:spacing w:after="0"/>
        <w:jc w:val="center"/>
        <w:rPr>
          <w:rFonts w:ascii="Times New Roman" w:hAnsi="Times New Roman" w:cs="Times New Roman"/>
          <w:spacing w:val="-6"/>
          <w:sz w:val="20"/>
        </w:rPr>
      </w:pPr>
    </w:p>
    <w:p w14:paraId="74AC3993" w14:textId="77777777" w:rsidR="00387397" w:rsidRPr="00387397" w:rsidRDefault="00387397" w:rsidP="00387397">
      <w:pPr>
        <w:autoSpaceDE w:val="0"/>
        <w:autoSpaceDN w:val="0"/>
        <w:adjustRightInd w:val="0"/>
        <w:spacing w:after="0"/>
        <w:jc w:val="both"/>
        <w:rPr>
          <w:rFonts w:ascii="Times New Roman" w:hAnsi="Times New Roman" w:cs="Times New Roman"/>
          <w:spacing w:val="-6"/>
          <w:sz w:val="20"/>
        </w:rPr>
      </w:pPr>
      <w:r w:rsidRPr="00387397">
        <w:rPr>
          <w:rFonts w:ascii="Times New Roman" w:hAnsi="Times New Roman" w:cs="Times New Roman"/>
          <w:spacing w:val="-6"/>
          <w:sz w:val="20"/>
        </w:rPr>
        <w:t xml:space="preserve">     After 73 epochs of training, the mean absolute error (MAE) on the validation data smoothly converged from 43.13 °C to 3.40 °C. The network is evaluated by on the testing materials by taking a baseline scan and computing the residuals from heating in an identical fashion as described in Equation 6 for the training data. On the testing set, the network achieves a MAE of 3.97 °C on 300 mM CaCl</w:t>
      </w:r>
      <w:r w:rsidRPr="00387397">
        <w:rPr>
          <w:rFonts w:ascii="Times New Roman" w:hAnsi="Times New Roman" w:cs="Times New Roman"/>
          <w:spacing w:val="-6"/>
          <w:sz w:val="20"/>
          <w:vertAlign w:val="subscript"/>
        </w:rPr>
        <w:t>2</w:t>
      </w:r>
      <w:r w:rsidRPr="00387397">
        <w:rPr>
          <w:rFonts w:ascii="Times New Roman" w:hAnsi="Times New Roman" w:cs="Times New Roman"/>
          <w:spacing w:val="-6"/>
          <w:sz w:val="20"/>
        </w:rPr>
        <w:t xml:space="preserve"> over a temperature range of 35 °C to 60 °C and an MAE of 1.80 °C on a milk-based protein shake over a temperature range of 38 °C to 50 °C. Note that 300 mM CaCl</w:t>
      </w:r>
      <w:r w:rsidRPr="00387397">
        <w:rPr>
          <w:rFonts w:ascii="Times New Roman" w:hAnsi="Times New Roman" w:cs="Times New Roman"/>
          <w:spacing w:val="-6"/>
          <w:sz w:val="20"/>
          <w:vertAlign w:val="subscript"/>
        </w:rPr>
        <w:t xml:space="preserve">2 </w:t>
      </w:r>
      <w:r w:rsidRPr="00387397">
        <w:rPr>
          <w:rFonts w:ascii="Times New Roman" w:hAnsi="Times New Roman" w:cs="Times New Roman"/>
          <w:spacing w:val="-6"/>
          <w:sz w:val="20"/>
        </w:rPr>
        <w:t>can be directly made from the bases (i.e., 50% water and 50% 600 mM CaCl</w:t>
      </w:r>
      <w:r w:rsidRPr="00387397">
        <w:rPr>
          <w:rFonts w:ascii="Times New Roman" w:hAnsi="Times New Roman" w:cs="Times New Roman"/>
          <w:spacing w:val="-6"/>
          <w:sz w:val="20"/>
          <w:vertAlign w:val="subscript"/>
        </w:rPr>
        <w:t>2</w:t>
      </w:r>
      <w:r w:rsidRPr="00387397">
        <w:rPr>
          <w:rFonts w:ascii="Times New Roman" w:hAnsi="Times New Roman" w:cs="Times New Roman"/>
          <w:spacing w:val="-6"/>
          <w:sz w:val="20"/>
        </w:rPr>
        <w:t xml:space="preserve">) while the protein shake must be indirectly modeled since it contains significant amounts of other substances. In both cases, the network is highly accurate. These results are displayed in Figure 3b and 3c. </w:t>
      </w:r>
    </w:p>
    <w:p w14:paraId="717F4A5E" w14:textId="7FE25DF7" w:rsidR="006C0EFF" w:rsidRPr="006C0EFF" w:rsidRDefault="00387397" w:rsidP="006C0EFF">
      <w:pPr>
        <w:pStyle w:val="08SectionHeader10"/>
        <w:numPr>
          <w:ilvl w:val="0"/>
          <w:numId w:val="5"/>
        </w:numPr>
      </w:pPr>
      <w:r>
        <w:t>Conclusion</w:t>
      </w:r>
    </w:p>
    <w:p w14:paraId="4BA2ED58" w14:textId="0C02866C" w:rsidR="00D40A3A" w:rsidRPr="00D40A3A" w:rsidRDefault="00D40A3A" w:rsidP="00D40A3A">
      <w:pPr>
        <w:autoSpaceDE w:val="0"/>
        <w:autoSpaceDN w:val="0"/>
        <w:adjustRightInd w:val="0"/>
        <w:spacing w:after="0"/>
        <w:jc w:val="both"/>
        <w:rPr>
          <w:rFonts w:ascii="Times New Roman" w:hAnsi="Times New Roman" w:cs="Times New Roman"/>
          <w:spacing w:val="-6"/>
          <w:sz w:val="20"/>
          <w:szCs w:val="20"/>
        </w:rPr>
      </w:pPr>
      <w:r w:rsidRPr="00D40A3A">
        <w:rPr>
          <w:rFonts w:ascii="Times New Roman" w:hAnsi="Times New Roman" w:cs="Times New Roman"/>
          <w:spacing w:val="-6"/>
          <w:sz w:val="20"/>
          <w:szCs w:val="20"/>
        </w:rPr>
        <w:t xml:space="preserve">In future studies, an active temperature measure (as opposed to passive cooling) could be used to ensure better thermal accuracy of the data points. A better calibrated PCD and increased source filtration can also reduce the adverse effects of fluorescence escape and beam hardening effects respectively </w:t>
      </w:r>
      <w:r w:rsidRPr="00D40A3A">
        <w:rPr>
          <w:rFonts w:ascii="Times New Roman" w:hAnsi="Times New Roman" w:cs="Times New Roman"/>
          <w:spacing w:val="-6"/>
          <w:sz w:val="20"/>
          <w:szCs w:val="20"/>
        </w:rPr>
        <w:fldChar w:fldCharType="begin"/>
      </w:r>
      <w:r>
        <w:rPr>
          <w:rFonts w:ascii="Times New Roman" w:hAnsi="Times New Roman" w:cs="Times New Roman"/>
          <w:spacing w:val="-6"/>
          <w:sz w:val="20"/>
          <w:szCs w:val="20"/>
        </w:rPr>
        <w:instrText xml:space="preserve"> ADDIN ZOTERO_ITEM CSL_CITATION {"citationID":"63U5pgxi","properties":{"formattedCitation":"[20,21]","plainCitation":"[20,21]","noteIndex":0},"citationItems":[{"id":235,"uris":["http://zotero.org/users/local/BYpkgyKc/items/E68SU3JA"],"itemData":{"id":235,"type":"article","abstract":"X-ray photon-counting detectors (PCDs) are drawing an increasing attention in recent years due to their low noise and energy discrimination capabilities. The energy/spectral dimension associated with PCDs potentially brings great benefits such as for material decomposition, beam hardening and metal artifact reduction, as well as low-dose CT imaging. However, X-ray PCDs are currently limited by several technical issues, particularly charge splitting (including charge sharing and K-shell fluorescence re-absorption or escaping) and pulse pile-up effects which distort the energy spectrum and compromise the data quality. Correction of raw PCD measurements with hardware improvement and analytic modeling is rather expensive and complicated. Hence, here we proposed a deep neural network based PCD data correction approach which directly maps imperfect data to the ideal data in the supervised learning mode. In this work, we first establish a complete simulation model incorporating the charge splitting and pulse pile-up effects. The simulated PCD data and the ground truth counterparts are then fed to a specially designed deep adversarial network for PCD data correction. Next, the trained network is used to correct separately generated PCD data. The test results demonstrate that the trained network successfully recovers the ideal spectrum from the distorted measurement within $\\pm6\\%$ relative error. Significant data and image fidelity improvements are clearly observed in both projection and reconstruction domains.","note":"arXiv:2007.03119 [physics]","number":"arXiv:2007.03119","publisher":"arXiv","source":"arXiv.org","title":"X-ray Photon-Counting Data Correction through Deep Learning","URL":"http://arxiv.org/abs/2007.03119","author":[{"family":"Li","given":"Mengzhou"},{"family":"Rundle","given":"David S."},{"family":"Wang","given":"Ge"}],"accessed":{"date-parts":[["2022",9,25]]},"issued":{"date-parts":[["2020",7,6]]}},"label":"page"},{"id":230,"uris":["http://zotero.org/users/local/BYpkgyKc/items/F7485IPH"],"itemData":{"id":230,"type":"article-journal","abstract":"The energy spectrum of an X-ray tube plays an important role in computed tomography (CT), and is often estimated from physical measurement of dedicated phantoms. Usually, this estimation problem is reduced to solving a system of linear equations, which is generally ill-conditioned. In this paper, we optimize a phantom design to find the most effective combinations of thicknesses for different materials. First, we analyze the ill-posedness of the energy spectrum inversion when the number of unknown variables (N) and measurements (M) are equal, and show the condition number of the system matrix increases exponentially with N if the transmission thicknesses are linearly changed. Then, we present a genetic optimization algorithm to minimize the condition number of the system matrix in a general case (M &lt; N) with respect to the selection of thicknesses and types of phantom materials. Finally, in the simulation with Poisson noise we study the accuracy of the spectrum estimation using the expectation-maximum algorithm. Our results indicate that the proposed method allows high-quality spectrum estimation, and the number of measurements is reduced over two thirds of that required by the widely-used method using a phantom with linearly-changed thicknesses.","container-title":"Frontiers in Physics","ISSN":"2296-424X","source":"Frontiers","title":"EM Estimation of the X-Ray Spectrum With a Genetically Optimized Step-Wedge Phantom","URL":"https://www.frontiersin.org/articles/10.3389/fphy.2021.678171","volume":"9","author":[{"family":"Li","given":"Mengzhou"},{"family":"Fan","given":"Feng-Lei"},{"family":"Cong","given":"Wenxiang"},{"family":"Wang","given":"Ge"}],"accessed":{"date-parts":[["2022",9,25]]},"issued":{"date-parts":[["2021"]]}},"label":"page"}],"schema":"https://github.com/citation-style-language/schema/raw/master/csl-citation.json"} </w:instrText>
      </w:r>
      <w:r w:rsidRPr="00D40A3A">
        <w:rPr>
          <w:rFonts w:ascii="Times New Roman" w:hAnsi="Times New Roman" w:cs="Times New Roman"/>
          <w:spacing w:val="-6"/>
          <w:sz w:val="20"/>
          <w:szCs w:val="20"/>
        </w:rPr>
        <w:fldChar w:fldCharType="separate"/>
      </w:r>
      <w:r w:rsidRPr="00D40A3A">
        <w:rPr>
          <w:rFonts w:ascii="Times New Roman" w:hAnsi="Times New Roman" w:cs="Times New Roman"/>
          <w:sz w:val="20"/>
        </w:rPr>
        <w:t>[20,21]</w:t>
      </w:r>
      <w:r w:rsidRPr="00D40A3A">
        <w:rPr>
          <w:rFonts w:ascii="Times New Roman" w:hAnsi="Times New Roman" w:cs="Times New Roman"/>
          <w:spacing w:val="-6"/>
          <w:sz w:val="20"/>
          <w:szCs w:val="20"/>
        </w:rPr>
        <w:fldChar w:fldCharType="end"/>
      </w:r>
      <w:r w:rsidRPr="00D40A3A">
        <w:rPr>
          <w:rFonts w:ascii="Times New Roman" w:hAnsi="Times New Roman" w:cs="Times New Roman"/>
          <w:spacing w:val="-6"/>
          <w:sz w:val="20"/>
          <w:szCs w:val="20"/>
        </w:rPr>
        <w:t xml:space="preserve">. Additionally, more material bases can be incorporated for the neural network to cover more material types and better neural networks can be designed to improve temperature prediction. Furthermore, tomographic PCCT on human tissue samples are necessary before in-vivo studies can be planned.  For preclinical evaluation, mouse experiments can be used to compare the efficacy of thermal ablation using classical approaches (e.g., thermistors) and the novel PCCT thermometry imaging presented in this letter. Clearly, PCCT thermometry will offer a thermal dimension to a spectral CT volume and </w:t>
      </w:r>
      <w:r w:rsidRPr="00D40A3A">
        <w:rPr>
          <w:rFonts w:ascii="Times New Roman" w:hAnsi="Times New Roman" w:cs="Times New Roman"/>
          <w:spacing w:val="-6"/>
          <w:sz w:val="20"/>
          <w:szCs w:val="20"/>
        </w:rPr>
        <w:lastRenderedPageBreak/>
        <w:t>may potentially bring new diagnostic and therapeutic tools to clinical practice.</w:t>
      </w:r>
      <w:ins w:id="84" w:author="ShuangHeng Wang" w:date="2022-11-16T22:11:00Z">
        <w:r w:rsidR="002F1D5C">
          <w:rPr>
            <w:rFonts w:ascii="Times New Roman" w:hAnsi="Times New Roman" w:cs="Times New Roman"/>
            <w:spacing w:val="-6"/>
            <w:sz w:val="20"/>
            <w:szCs w:val="20"/>
          </w:rPr>
          <w:t xml:space="preserve"> Furthermore, the</w:t>
        </w:r>
        <w:r w:rsidR="002F1D5C" w:rsidRPr="002F1D5C">
          <w:rPr>
            <w:rFonts w:ascii="Times New Roman" w:hAnsi="Times New Roman" w:cs="Times New Roman"/>
            <w:spacing w:val="-6"/>
            <w:sz w:val="20"/>
            <w:szCs w:val="20"/>
          </w:rPr>
          <w:t xml:space="preserve"> idea of using material decomposition to improve thermometry </w:t>
        </w:r>
        <w:r w:rsidR="002F1D5C">
          <w:rPr>
            <w:rFonts w:ascii="Times New Roman" w:hAnsi="Times New Roman" w:cs="Times New Roman"/>
            <w:spacing w:val="-6"/>
            <w:sz w:val="20"/>
            <w:szCs w:val="20"/>
          </w:rPr>
          <w:t xml:space="preserve">may also </w:t>
        </w:r>
        <w:r w:rsidR="002F1D5C" w:rsidRPr="002F1D5C">
          <w:rPr>
            <w:rFonts w:ascii="Times New Roman" w:hAnsi="Times New Roman" w:cs="Times New Roman"/>
            <w:spacing w:val="-6"/>
            <w:sz w:val="20"/>
            <w:szCs w:val="20"/>
          </w:rPr>
          <w:t xml:space="preserve">be applied to phase contrast X-ray thermometry, which </w:t>
        </w:r>
      </w:ins>
      <w:ins w:id="85" w:author="ShuangHeng Wang" w:date="2022-11-16T22:12:00Z">
        <w:r w:rsidR="002F1D5C">
          <w:rPr>
            <w:rFonts w:ascii="Times New Roman" w:hAnsi="Times New Roman" w:cs="Times New Roman"/>
            <w:spacing w:val="-6"/>
            <w:sz w:val="20"/>
            <w:szCs w:val="20"/>
          </w:rPr>
          <w:t>has been shown to be</w:t>
        </w:r>
      </w:ins>
      <w:ins w:id="86" w:author="ShuangHeng Wang" w:date="2022-11-16T22:11:00Z">
        <w:r w:rsidR="002F1D5C" w:rsidRPr="002F1D5C">
          <w:rPr>
            <w:rFonts w:ascii="Times New Roman" w:hAnsi="Times New Roman" w:cs="Times New Roman"/>
            <w:spacing w:val="-6"/>
            <w:sz w:val="20"/>
            <w:szCs w:val="20"/>
          </w:rPr>
          <w:t xml:space="preserve"> capable of volumetric thermal visualization</w:t>
        </w:r>
      </w:ins>
      <w:ins w:id="87" w:author="ShuangHeng Wang" w:date="2022-11-16T22:12:00Z">
        <w:r w:rsidR="002F1D5C">
          <w:rPr>
            <w:rFonts w:ascii="Times New Roman" w:hAnsi="Times New Roman" w:cs="Times New Roman"/>
            <w:spacing w:val="-6"/>
            <w:sz w:val="20"/>
            <w:szCs w:val="20"/>
          </w:rPr>
          <w:t xml:space="preserve"> </w:t>
        </w:r>
      </w:ins>
      <w:r w:rsidR="002F1D5C">
        <w:rPr>
          <w:rFonts w:ascii="Times New Roman" w:hAnsi="Times New Roman" w:cs="Times New Roman"/>
          <w:spacing w:val="-6"/>
          <w:sz w:val="20"/>
          <w:szCs w:val="20"/>
        </w:rPr>
        <w:fldChar w:fldCharType="begin"/>
      </w:r>
      <w:r w:rsidR="002F1D5C">
        <w:rPr>
          <w:rFonts w:ascii="Times New Roman" w:hAnsi="Times New Roman" w:cs="Times New Roman"/>
          <w:spacing w:val="-6"/>
          <w:sz w:val="20"/>
          <w:szCs w:val="20"/>
        </w:rPr>
        <w:instrText xml:space="preserve"> ADDIN ZOTERO_ITEM CSL_CITATION {"citationID":"GJNKw1l7","properties":{"formattedCitation":"[22]","plainCitation":"[22]","noteIndex":0},"citationItems":[{"id":252,"uris":["http://zotero.org/users/local/BYpkgyKc/items/BRY6UCXC"],"itemData":{"id":252,"type":"article-journal","abstract":"Thermal management is a key technology to desterilize unused energy sources for building sustainable societies. However, conventional temperature measurement methods such as infrared thermography can detect only the surface temperature of objects because they use infrared light. We thus present a novel three-dimensional X-ray thermography using a phase-contrast X-ray imaging technique, which enables non-destructive observations of the inner thermal distribution of samples. The sensitivity of phase-contrast X-ray imaging is about 1000 times higher than that of conventional X-ray imaging. Therefore, temperature changes can be detected by using density changes caused by thermal expansion. We applied X-ray interferometric imaging (XI) that detects phase-shift by using a crystal X-ray interferometer. The highest sensitivity of XI was utilized to successfully obtain the first three-dimensional image that visualizes the thermal distribution in heated water nondestructively. Additionally, projection images visualizing the dynamic thermal flow in heated water were also obtained, and their distribution and diffusion velocity agreed well with those of the calculated images obtained by computational fluid dynamics analysis. These results show that the novel thermography enables nondestructive observations of inner temperature and thermal flow and can provide solutions for optimum thermal design of electrical devices, motors, and engines.","container-title":"Scientific Reports","DOI":"10.1038/s41598-018-30443-4","ISSN":"2045-2322","issue":"1","journalAbbreviation":"Sci Rep","language":"en","license":"2018 The Author(s)","note":"number: 1\npublisher: Nature Publishing Group","page":"12674","source":"www.nature.com","title":"Three-dimensional X-ray thermography using phase-contrast imaging","volume":"8","author":[{"family":"Yoneyama","given":"Akio"},{"family":"Iizuka","given":"Akiko"},{"family":"Fujii","given":"Tatsuo"},{"family":"Hyodo","given":"Kazuyuki"},{"family":"Hayakawa","given":"Jun"}],"issued":{"date-parts":[["2018",8,23]]}}}],"schema":"https://github.com/citation-style-language/schema/raw/master/csl-citation.json"} </w:instrText>
      </w:r>
      <w:r w:rsidR="002F1D5C">
        <w:rPr>
          <w:rFonts w:ascii="Times New Roman" w:hAnsi="Times New Roman" w:cs="Times New Roman"/>
          <w:spacing w:val="-6"/>
          <w:sz w:val="20"/>
          <w:szCs w:val="20"/>
        </w:rPr>
        <w:fldChar w:fldCharType="separate"/>
      </w:r>
      <w:r w:rsidR="002F1D5C" w:rsidRPr="002F1D5C">
        <w:rPr>
          <w:rFonts w:ascii="Times New Roman" w:hAnsi="Times New Roman" w:cs="Times New Roman"/>
          <w:sz w:val="20"/>
        </w:rPr>
        <w:t>[22]</w:t>
      </w:r>
      <w:r w:rsidR="002F1D5C">
        <w:rPr>
          <w:rFonts w:ascii="Times New Roman" w:hAnsi="Times New Roman" w:cs="Times New Roman"/>
          <w:spacing w:val="-6"/>
          <w:sz w:val="20"/>
          <w:szCs w:val="20"/>
        </w:rPr>
        <w:fldChar w:fldCharType="end"/>
      </w:r>
      <w:ins w:id="88" w:author="ShuangHeng Wang" w:date="2022-11-16T22:12:00Z">
        <w:r w:rsidR="002F1D5C">
          <w:rPr>
            <w:rFonts w:ascii="Times New Roman" w:hAnsi="Times New Roman" w:cs="Times New Roman"/>
            <w:spacing w:val="-6"/>
            <w:sz w:val="20"/>
            <w:szCs w:val="20"/>
          </w:rPr>
          <w:t>.</w:t>
        </w:r>
      </w:ins>
    </w:p>
    <w:p w14:paraId="194DCED1" w14:textId="6223C12D" w:rsidR="00EA45DE" w:rsidRDefault="00387397" w:rsidP="00387397">
      <w:pPr>
        <w:autoSpaceDE w:val="0"/>
        <w:autoSpaceDN w:val="0"/>
        <w:adjustRightInd w:val="0"/>
        <w:jc w:val="both"/>
        <w:rPr>
          <w:rFonts w:ascii="Times New Roman" w:hAnsi="Times New Roman" w:cs="Times New Roman"/>
          <w:spacing w:val="-6"/>
          <w:sz w:val="20"/>
          <w:szCs w:val="20"/>
        </w:rPr>
      </w:pPr>
      <w:r w:rsidRPr="00D40A3A">
        <w:rPr>
          <w:rFonts w:ascii="Times New Roman" w:hAnsi="Times New Roman" w:cs="Times New Roman"/>
          <w:spacing w:val="-6"/>
          <w:sz w:val="20"/>
          <w:szCs w:val="20"/>
        </w:rPr>
        <w:t xml:space="preserve">     In this study, we demonstrate a data driven PCCT thermometry algorithm that can accurately predict the temperature of unknown materials given spectrally resolved LACs of a set of known, base materials at various temperatures. This is an important result toward surgical translation as it presents a solution for handling variability in tissue property without direct calibration to the tissue in vivo.</w:t>
      </w:r>
    </w:p>
    <w:p w14:paraId="307FFCD0" w14:textId="23BD41B2" w:rsidR="00EA45DE" w:rsidRDefault="00EA45DE" w:rsidP="00EA45DE">
      <w:pPr>
        <w:pStyle w:val="08SectionHeader10"/>
        <w:numPr>
          <w:ilvl w:val="0"/>
          <w:numId w:val="5"/>
        </w:numPr>
      </w:pPr>
      <w:r>
        <w:t>Declarations</w:t>
      </w:r>
    </w:p>
    <w:p w14:paraId="33E9ED60" w14:textId="77777777" w:rsidR="00EA45DE" w:rsidRPr="00EA45DE" w:rsidRDefault="00EA45DE" w:rsidP="00EA45DE">
      <w:pPr>
        <w:pStyle w:val="09BodyFirstParagraph"/>
      </w:pPr>
    </w:p>
    <w:p w14:paraId="25ACAA63" w14:textId="17ABA00A" w:rsidR="00975B8B" w:rsidRPr="00421AA2" w:rsidRDefault="00421AA2" w:rsidP="00387397">
      <w:pPr>
        <w:autoSpaceDE w:val="0"/>
        <w:autoSpaceDN w:val="0"/>
        <w:adjustRightInd w:val="0"/>
        <w:jc w:val="both"/>
        <w:rPr>
          <w:rFonts w:ascii="Times New Roman" w:hAnsi="Times New Roman" w:cs="Times New Roman"/>
          <w:spacing w:val="-6"/>
          <w:sz w:val="18"/>
          <w:szCs w:val="18"/>
        </w:rPr>
      </w:pPr>
      <w:r>
        <w:rPr>
          <w:rFonts w:ascii="Times New Roman" w:hAnsi="Times New Roman" w:cs="Times New Roman"/>
          <w:b/>
          <w:bCs/>
          <w:spacing w:val="-6"/>
          <w:sz w:val="18"/>
          <w:szCs w:val="18"/>
        </w:rPr>
        <w:t xml:space="preserve">Disclosures. </w:t>
      </w:r>
      <w:r>
        <w:rPr>
          <w:rFonts w:ascii="Times New Roman" w:hAnsi="Times New Roman" w:cs="Times New Roman"/>
          <w:spacing w:val="-6"/>
          <w:sz w:val="18"/>
          <w:szCs w:val="18"/>
        </w:rPr>
        <w:t>The authors declare no conflicts of interest.</w:t>
      </w:r>
    </w:p>
    <w:p w14:paraId="02B70776" w14:textId="10FF4D5C" w:rsidR="00975B8B" w:rsidRPr="00975B8B" w:rsidRDefault="00975B8B" w:rsidP="00387397">
      <w:pPr>
        <w:autoSpaceDE w:val="0"/>
        <w:autoSpaceDN w:val="0"/>
        <w:adjustRightInd w:val="0"/>
        <w:jc w:val="both"/>
        <w:rPr>
          <w:rFonts w:ascii="Times New Roman" w:hAnsi="Times New Roman" w:cs="Times New Roman"/>
          <w:spacing w:val="-6"/>
          <w:sz w:val="18"/>
          <w:szCs w:val="18"/>
        </w:rPr>
      </w:pPr>
      <w:r w:rsidRPr="00D40A3A">
        <w:rPr>
          <w:rFonts w:ascii="Times New Roman" w:hAnsi="Times New Roman" w:cs="Times New Roman"/>
          <w:b/>
          <w:bCs/>
          <w:spacing w:val="-6"/>
          <w:sz w:val="18"/>
          <w:szCs w:val="18"/>
        </w:rPr>
        <w:t>Data availability.</w:t>
      </w:r>
      <w:r>
        <w:rPr>
          <w:rFonts w:ascii="Times New Roman" w:hAnsi="Times New Roman" w:cs="Times New Roman"/>
          <w:spacing w:val="-6"/>
          <w:sz w:val="18"/>
          <w:szCs w:val="18"/>
        </w:rPr>
        <w:t xml:space="preserve"> Data and code underlying the results presented in this paper are available in Dataset 1, Ref</w:t>
      </w:r>
      <w:r w:rsidR="009A02F0">
        <w:rPr>
          <w:rFonts w:ascii="Times New Roman" w:hAnsi="Times New Roman" w:cs="Times New Roman"/>
          <w:spacing w:val="-6"/>
          <w:sz w:val="18"/>
          <w:szCs w:val="18"/>
        </w:rPr>
        <w:t xml:space="preserve"> </w:t>
      </w:r>
      <w:r>
        <w:rPr>
          <w:rFonts w:ascii="Times New Roman" w:hAnsi="Times New Roman" w:cs="Times New Roman"/>
          <w:spacing w:val="-6"/>
          <w:sz w:val="18"/>
          <w:szCs w:val="18"/>
        </w:rPr>
        <w:t xml:space="preserve"> </w:t>
      </w:r>
      <w:r w:rsidR="009A02F0">
        <w:rPr>
          <w:rFonts w:ascii="Times New Roman" w:hAnsi="Times New Roman" w:cs="Times New Roman"/>
          <w:spacing w:val="-6"/>
          <w:sz w:val="18"/>
          <w:szCs w:val="18"/>
        </w:rPr>
        <w:fldChar w:fldCharType="begin"/>
      </w:r>
      <w:r w:rsidR="002F1D5C">
        <w:rPr>
          <w:rFonts w:ascii="Times New Roman" w:hAnsi="Times New Roman" w:cs="Times New Roman"/>
          <w:spacing w:val="-6"/>
          <w:sz w:val="18"/>
          <w:szCs w:val="18"/>
        </w:rPr>
        <w:instrText xml:space="preserve"> ADDIN ZOTERO_ITEM CSL_CITATION {"citationID":"z3TvCQhY","properties":{"formattedCitation":"[18]","plainCitation":"[18]","noteIndex":0},"citationItems":[{"id":242,"uris":["http://zotero.org/users/local/BYpkgyKc/items/YZUITPIR"],"itemData":{"id":242,"type":"webpage","abstract":"Contribute to nathanwangai/ct_thermometry development by creating an account on GitHub.","container-title":"GitHub","language":"en","title":"Dataset 1","URL":"https://github.com/nathanwangai/ct_thermometry","accessed":{"date-parts":[["2022",9,25]]}}}],"schema":"https://github.com/citation-style-language/schema/raw/master/csl-citation.json"} </w:instrText>
      </w:r>
      <w:r w:rsidR="009A02F0">
        <w:rPr>
          <w:rFonts w:ascii="Times New Roman" w:hAnsi="Times New Roman" w:cs="Times New Roman"/>
          <w:spacing w:val="-6"/>
          <w:sz w:val="18"/>
          <w:szCs w:val="18"/>
        </w:rPr>
        <w:fldChar w:fldCharType="separate"/>
      </w:r>
      <w:r w:rsidR="009A02F0" w:rsidRPr="009A02F0">
        <w:rPr>
          <w:rFonts w:ascii="Times New Roman" w:hAnsi="Times New Roman" w:cs="Times New Roman"/>
          <w:sz w:val="18"/>
        </w:rPr>
        <w:t>[18]</w:t>
      </w:r>
      <w:r w:rsidR="009A02F0">
        <w:rPr>
          <w:rFonts w:ascii="Times New Roman" w:hAnsi="Times New Roman" w:cs="Times New Roman"/>
          <w:spacing w:val="-6"/>
          <w:sz w:val="18"/>
          <w:szCs w:val="18"/>
        </w:rPr>
        <w:fldChar w:fldCharType="end"/>
      </w:r>
      <w:r>
        <w:rPr>
          <w:rFonts w:ascii="Times New Roman" w:hAnsi="Times New Roman" w:cs="Times New Roman"/>
          <w:spacing w:val="-6"/>
          <w:sz w:val="18"/>
          <w:szCs w:val="18"/>
        </w:rPr>
        <w:t>.</w:t>
      </w:r>
    </w:p>
    <w:p w14:paraId="746F00DC" w14:textId="5A5924FD" w:rsidR="00387397" w:rsidRPr="00975B8B" w:rsidRDefault="00387397" w:rsidP="00975B8B">
      <w:pPr>
        <w:pStyle w:val="08SectionHeader10"/>
        <w:numPr>
          <w:ilvl w:val="0"/>
          <w:numId w:val="5"/>
        </w:numPr>
      </w:pPr>
      <w:r>
        <w:t>References</w:t>
      </w:r>
    </w:p>
    <w:p w14:paraId="458A8BDD" w14:textId="77777777" w:rsidR="00CA6100" w:rsidRPr="00CA6100" w:rsidRDefault="00D40A3A" w:rsidP="00CA6100">
      <w:pPr>
        <w:pStyle w:val="Bibliography"/>
        <w:rPr>
          <w:rFonts w:ascii="Times New Roman" w:hAnsi="Times New Roman" w:cs="Times New Roman"/>
          <w:sz w:val="16"/>
        </w:rPr>
      </w:pPr>
      <w:r w:rsidRPr="00D40A3A">
        <w:rPr>
          <w:spacing w:val="-6"/>
          <w:sz w:val="16"/>
          <w:szCs w:val="16"/>
        </w:rPr>
        <w:fldChar w:fldCharType="begin"/>
      </w:r>
      <w:r w:rsidRPr="00D40A3A">
        <w:rPr>
          <w:spacing w:val="-6"/>
          <w:sz w:val="16"/>
          <w:szCs w:val="16"/>
        </w:rPr>
        <w:instrText xml:space="preserve"> ADDIN ZOTERO_BIBL {"uncited":[],"omitted":[],"custom":[]} CSL_BIBLIOGRAPHY </w:instrText>
      </w:r>
      <w:r w:rsidRPr="00D40A3A">
        <w:rPr>
          <w:spacing w:val="-6"/>
          <w:sz w:val="16"/>
          <w:szCs w:val="16"/>
        </w:rPr>
        <w:fldChar w:fldCharType="separate"/>
      </w:r>
      <w:r w:rsidR="00CA6100" w:rsidRPr="00CA6100">
        <w:rPr>
          <w:rFonts w:ascii="Times New Roman" w:hAnsi="Times New Roman" w:cs="Times New Roman"/>
          <w:sz w:val="16"/>
        </w:rPr>
        <w:t xml:space="preserve">1. </w:t>
      </w:r>
      <w:r w:rsidR="00CA6100" w:rsidRPr="00CA6100">
        <w:rPr>
          <w:rFonts w:ascii="Times New Roman" w:hAnsi="Times New Roman" w:cs="Times New Roman"/>
          <w:sz w:val="16"/>
        </w:rPr>
        <w:tab/>
        <w:t xml:space="preserve">F. Fani, E. Schena, P. Saccomandi, and S. Silvestri, "CT-based thermometry: An overview," International Journal of Hyperthermia </w:t>
      </w:r>
      <w:r w:rsidR="00CA6100" w:rsidRPr="00CA6100">
        <w:rPr>
          <w:rFonts w:ascii="Times New Roman" w:hAnsi="Times New Roman" w:cs="Times New Roman"/>
          <w:b/>
          <w:bCs/>
          <w:sz w:val="16"/>
        </w:rPr>
        <w:t>30</w:t>
      </w:r>
      <w:r w:rsidR="00CA6100" w:rsidRPr="00CA6100">
        <w:rPr>
          <w:rFonts w:ascii="Times New Roman" w:hAnsi="Times New Roman" w:cs="Times New Roman"/>
          <w:sz w:val="16"/>
        </w:rPr>
        <w:t>(4), 219–227 (2014).</w:t>
      </w:r>
    </w:p>
    <w:p w14:paraId="6F247F4A"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2. </w:t>
      </w:r>
      <w:r w:rsidRPr="00CA6100">
        <w:rPr>
          <w:rFonts w:ascii="Times New Roman" w:hAnsi="Times New Roman" w:cs="Times New Roman"/>
          <w:sz w:val="16"/>
        </w:rPr>
        <w:tab/>
        <w:t xml:space="preserve">C. Brace, "Thermal Tumor Ablation in Clinical Use," IEEE Pulse </w:t>
      </w:r>
      <w:r w:rsidRPr="00CA6100">
        <w:rPr>
          <w:rFonts w:ascii="Times New Roman" w:hAnsi="Times New Roman" w:cs="Times New Roman"/>
          <w:b/>
          <w:bCs/>
          <w:sz w:val="16"/>
        </w:rPr>
        <w:t>2</w:t>
      </w:r>
      <w:r w:rsidRPr="00CA6100">
        <w:rPr>
          <w:rFonts w:ascii="Times New Roman" w:hAnsi="Times New Roman" w:cs="Times New Roman"/>
          <w:sz w:val="16"/>
        </w:rPr>
        <w:t>(5), 28–38 (2011).</w:t>
      </w:r>
    </w:p>
    <w:p w14:paraId="66342A33"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3. </w:t>
      </w:r>
      <w:r w:rsidRPr="00CA6100">
        <w:rPr>
          <w:rFonts w:ascii="Times New Roman" w:hAnsi="Times New Roman" w:cs="Times New Roman"/>
          <w:sz w:val="16"/>
        </w:rPr>
        <w:tab/>
        <w:t xml:space="preserve">M. Alkhorayef, M. Z. Mahmoud, K. S. Alzimami, A. Sulieman, and M. A. Fagiri, "High-Intensity Focused Ultrasound (HIFU) in Localized Prostate Cancer Treatment," Pol J Radiol </w:t>
      </w:r>
      <w:r w:rsidRPr="00CA6100">
        <w:rPr>
          <w:rFonts w:ascii="Times New Roman" w:hAnsi="Times New Roman" w:cs="Times New Roman"/>
          <w:b/>
          <w:bCs/>
          <w:sz w:val="16"/>
        </w:rPr>
        <w:t>80</w:t>
      </w:r>
      <w:r w:rsidRPr="00CA6100">
        <w:rPr>
          <w:rFonts w:ascii="Times New Roman" w:hAnsi="Times New Roman" w:cs="Times New Roman"/>
          <w:sz w:val="16"/>
        </w:rPr>
        <w:t>, 131–141 (2015).</w:t>
      </w:r>
    </w:p>
    <w:p w14:paraId="7A43CB27"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4. </w:t>
      </w:r>
      <w:r w:rsidRPr="00CA6100">
        <w:rPr>
          <w:rFonts w:ascii="Times New Roman" w:hAnsi="Times New Roman" w:cs="Times New Roman"/>
          <w:sz w:val="16"/>
        </w:rPr>
        <w:tab/>
        <w:t xml:space="preserve">P. Saccomandi, G. Frauenfelder, C. Massaroni, M. A. Caponera, A. Polimadei, F. Taffoni, F. M. Di Matteo, G. Costamagna, F. Giurazza, and E. Schena, "Temperature monitoring during radiofrequency ablation of liver: In vivo trials," in </w:t>
      </w:r>
      <w:r w:rsidRPr="00CA6100">
        <w:rPr>
          <w:rFonts w:ascii="Times New Roman" w:hAnsi="Times New Roman" w:cs="Times New Roman"/>
          <w:i/>
          <w:iCs/>
          <w:sz w:val="16"/>
        </w:rPr>
        <w:t>2016 38th Annual International Conference of the IEEE Engineering in Medicine and Biology Society (EMBC)</w:t>
      </w:r>
      <w:r w:rsidRPr="00CA6100">
        <w:rPr>
          <w:rFonts w:ascii="Times New Roman" w:hAnsi="Times New Roman" w:cs="Times New Roman"/>
          <w:sz w:val="16"/>
        </w:rPr>
        <w:t xml:space="preserve"> (2016), pp. 344–347.</w:t>
      </w:r>
    </w:p>
    <w:p w14:paraId="15D59533"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5. </w:t>
      </w:r>
      <w:r w:rsidRPr="00CA6100">
        <w:rPr>
          <w:rFonts w:ascii="Times New Roman" w:hAnsi="Times New Roman" w:cs="Times New Roman"/>
          <w:sz w:val="16"/>
        </w:rPr>
        <w:tab/>
        <w:t xml:space="preserve">P. Saccomandi, E. Schena, and S. Silvestri, "Techniques for temperature monitoring during laser-induced thermotherapy: An overview," International Journal of Hyperthermia </w:t>
      </w:r>
      <w:r w:rsidRPr="00CA6100">
        <w:rPr>
          <w:rFonts w:ascii="Times New Roman" w:hAnsi="Times New Roman" w:cs="Times New Roman"/>
          <w:b/>
          <w:bCs/>
          <w:sz w:val="16"/>
        </w:rPr>
        <w:t>29</w:t>
      </w:r>
      <w:r w:rsidRPr="00CA6100">
        <w:rPr>
          <w:rFonts w:ascii="Times New Roman" w:hAnsi="Times New Roman" w:cs="Times New Roman"/>
          <w:sz w:val="16"/>
        </w:rPr>
        <w:t>(7), 609–619 (2013).</w:t>
      </w:r>
    </w:p>
    <w:p w14:paraId="3DC98D16"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6. </w:t>
      </w:r>
      <w:r w:rsidRPr="00CA6100">
        <w:rPr>
          <w:rFonts w:ascii="Times New Roman" w:hAnsi="Times New Roman" w:cs="Times New Roman"/>
          <w:sz w:val="16"/>
        </w:rPr>
        <w:tab/>
        <w:t xml:space="preserve">L. Winter, E. Oberacker, K. Paul, Y. Ji, C. Oezerdem, P. Ghadjar, A. Thieme, V. Budach, P. Wust, and T. Niendorf, "Magnetic resonance thermometry: Methodology, pitfalls and practical solutions," International Journal of Hyperthermia </w:t>
      </w:r>
      <w:r w:rsidRPr="00CA6100">
        <w:rPr>
          <w:rFonts w:ascii="Times New Roman" w:hAnsi="Times New Roman" w:cs="Times New Roman"/>
          <w:b/>
          <w:bCs/>
          <w:sz w:val="16"/>
        </w:rPr>
        <w:t>32</w:t>
      </w:r>
      <w:r w:rsidRPr="00CA6100">
        <w:rPr>
          <w:rFonts w:ascii="Times New Roman" w:hAnsi="Times New Roman" w:cs="Times New Roman"/>
          <w:sz w:val="16"/>
        </w:rPr>
        <w:t>(1), 63–75 (2016).</w:t>
      </w:r>
    </w:p>
    <w:p w14:paraId="78364A5F"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7. </w:t>
      </w:r>
      <w:r w:rsidRPr="00CA6100">
        <w:rPr>
          <w:rFonts w:ascii="Times New Roman" w:hAnsi="Times New Roman" w:cs="Times New Roman"/>
          <w:sz w:val="16"/>
        </w:rPr>
        <w:tab/>
        <w:t xml:space="preserve">E. S. Ebbini, C. Simon, and D. Liu, "Real-time Ultrasound Thermography and Thermometry," IEEE Signal Process Mag </w:t>
      </w:r>
      <w:r w:rsidRPr="00CA6100">
        <w:rPr>
          <w:rFonts w:ascii="Times New Roman" w:hAnsi="Times New Roman" w:cs="Times New Roman"/>
          <w:b/>
          <w:bCs/>
          <w:sz w:val="16"/>
        </w:rPr>
        <w:t>35</w:t>
      </w:r>
      <w:r w:rsidRPr="00CA6100">
        <w:rPr>
          <w:rFonts w:ascii="Times New Roman" w:hAnsi="Times New Roman" w:cs="Times New Roman"/>
          <w:sz w:val="16"/>
        </w:rPr>
        <w:t>(2), 166–174 (2018).</w:t>
      </w:r>
    </w:p>
    <w:p w14:paraId="55D0265B"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8. </w:t>
      </w:r>
      <w:r w:rsidRPr="00CA6100">
        <w:rPr>
          <w:rFonts w:ascii="Times New Roman" w:hAnsi="Times New Roman" w:cs="Times New Roman"/>
          <w:sz w:val="16"/>
        </w:rPr>
        <w:tab/>
        <w:t xml:space="preserve">G. Wang and H. Yu, "Meaning of Interior Tomography," Phys Med Biol </w:t>
      </w:r>
      <w:r w:rsidRPr="00CA6100">
        <w:rPr>
          <w:rFonts w:ascii="Times New Roman" w:hAnsi="Times New Roman" w:cs="Times New Roman"/>
          <w:b/>
          <w:bCs/>
          <w:sz w:val="16"/>
        </w:rPr>
        <w:t>58</w:t>
      </w:r>
      <w:r w:rsidRPr="00CA6100">
        <w:rPr>
          <w:rFonts w:ascii="Times New Roman" w:hAnsi="Times New Roman" w:cs="Times New Roman"/>
          <w:sz w:val="16"/>
        </w:rPr>
        <w:t>(16), R161–R186 (2013).</w:t>
      </w:r>
    </w:p>
    <w:p w14:paraId="2D5C570A"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9. </w:t>
      </w:r>
      <w:r w:rsidRPr="00CA6100">
        <w:rPr>
          <w:rFonts w:ascii="Times New Roman" w:hAnsi="Times New Roman" w:cs="Times New Roman"/>
          <w:sz w:val="16"/>
        </w:rPr>
        <w:tab/>
        <w:t xml:space="preserve">G. Wang, "A Perspective on Deep Imaging," IEEE Access </w:t>
      </w:r>
      <w:r w:rsidRPr="00CA6100">
        <w:rPr>
          <w:rFonts w:ascii="Times New Roman" w:hAnsi="Times New Roman" w:cs="Times New Roman"/>
          <w:b/>
          <w:bCs/>
          <w:sz w:val="16"/>
        </w:rPr>
        <w:t>4</w:t>
      </w:r>
      <w:r w:rsidRPr="00CA6100">
        <w:rPr>
          <w:rFonts w:ascii="Times New Roman" w:hAnsi="Times New Roman" w:cs="Times New Roman"/>
          <w:sz w:val="16"/>
        </w:rPr>
        <w:t>, 8914–8924 (2016).</w:t>
      </w:r>
    </w:p>
    <w:p w14:paraId="4A83D647"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10. </w:t>
      </w:r>
      <w:r w:rsidRPr="00CA6100">
        <w:rPr>
          <w:rFonts w:ascii="Times New Roman" w:hAnsi="Times New Roman" w:cs="Times New Roman"/>
          <w:sz w:val="16"/>
        </w:rPr>
        <w:tab/>
        <w:t xml:space="preserve">K. Taguchi, C. Polster, W. P. Segars, N. Aygun, and K. Stierstorfer, "Model-based pulse pileup and charge sharing compensation for photon counting detectors: A simulation study," Medical Physics </w:t>
      </w:r>
      <w:r w:rsidRPr="00CA6100">
        <w:rPr>
          <w:rFonts w:ascii="Times New Roman" w:hAnsi="Times New Roman" w:cs="Times New Roman"/>
          <w:b/>
          <w:bCs/>
          <w:sz w:val="16"/>
        </w:rPr>
        <w:t>49</w:t>
      </w:r>
      <w:r w:rsidRPr="00CA6100">
        <w:rPr>
          <w:rFonts w:ascii="Times New Roman" w:hAnsi="Times New Roman" w:cs="Times New Roman"/>
          <w:sz w:val="16"/>
        </w:rPr>
        <w:t>(8), 5038–5051 (2022).</w:t>
      </w:r>
    </w:p>
    <w:p w14:paraId="3EC02BBF"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11. </w:t>
      </w:r>
      <w:r w:rsidRPr="00CA6100">
        <w:rPr>
          <w:rFonts w:ascii="Times New Roman" w:hAnsi="Times New Roman" w:cs="Times New Roman"/>
          <w:sz w:val="16"/>
        </w:rPr>
        <w:tab/>
        <w:t>"Photon-counting CT: Technical Principles and Clinical Prospects," https://pubs.rsna.org/doi/epdf/10.1148/radiol.2018172656.</w:t>
      </w:r>
    </w:p>
    <w:p w14:paraId="6D5B22F0"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12. </w:t>
      </w:r>
      <w:r w:rsidRPr="00CA6100">
        <w:rPr>
          <w:rFonts w:ascii="Times New Roman" w:hAnsi="Times New Roman" w:cs="Times New Roman"/>
          <w:sz w:val="16"/>
        </w:rPr>
        <w:tab/>
        <w:t xml:space="preserve">P. Homolka, A. Gahleitner, and R. Nowotny, "Temperature dependence of HU values for various water equivalent phantom materials," Phys. Med. Biol. </w:t>
      </w:r>
      <w:r w:rsidRPr="00CA6100">
        <w:rPr>
          <w:rFonts w:ascii="Times New Roman" w:hAnsi="Times New Roman" w:cs="Times New Roman"/>
          <w:b/>
          <w:bCs/>
          <w:sz w:val="16"/>
        </w:rPr>
        <w:t>47</w:t>
      </w:r>
      <w:r w:rsidRPr="00CA6100">
        <w:rPr>
          <w:rFonts w:ascii="Times New Roman" w:hAnsi="Times New Roman" w:cs="Times New Roman"/>
          <w:sz w:val="16"/>
        </w:rPr>
        <w:t>(16), 2917–2923 (2002).</w:t>
      </w:r>
    </w:p>
    <w:p w14:paraId="5C58483F"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13. </w:t>
      </w:r>
      <w:r w:rsidRPr="00CA6100">
        <w:rPr>
          <w:rFonts w:ascii="Times New Roman" w:hAnsi="Times New Roman" w:cs="Times New Roman"/>
          <w:sz w:val="16"/>
        </w:rPr>
        <w:tab/>
        <w:t xml:space="preserve">A. Heinrich, S. Schenkl, D. Buckreus, F. V. Güttler, and U. K.-M. Teichgräber, "CT-based thermometry with virtual monoenergetic images by dual-energy of fat, muscle and bone using FBP, iterative and deep learning–based reconstruction," Eur Radiol </w:t>
      </w:r>
      <w:r w:rsidRPr="00CA6100">
        <w:rPr>
          <w:rFonts w:ascii="Times New Roman" w:hAnsi="Times New Roman" w:cs="Times New Roman"/>
          <w:b/>
          <w:bCs/>
          <w:sz w:val="16"/>
        </w:rPr>
        <w:t>32</w:t>
      </w:r>
      <w:r w:rsidRPr="00CA6100">
        <w:rPr>
          <w:rFonts w:ascii="Times New Roman" w:hAnsi="Times New Roman" w:cs="Times New Roman"/>
          <w:sz w:val="16"/>
        </w:rPr>
        <w:t>(1), 424–431 (2022).</w:t>
      </w:r>
    </w:p>
    <w:p w14:paraId="41D88ADA"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14. </w:t>
      </w:r>
      <w:r w:rsidRPr="00CA6100">
        <w:rPr>
          <w:rFonts w:ascii="Times New Roman" w:hAnsi="Times New Roman" w:cs="Times New Roman"/>
          <w:sz w:val="16"/>
        </w:rPr>
        <w:tab/>
        <w:t xml:space="preserve">G. D. Pandeya, J. H. G. M. Klaessens, M. J. W. Greuter, B. Schmidt, T. Flohr, R. van Hillegersberg, and M. Oudkerk, "Feasibility of computed tomography based thermometry during interstitial laser heating in bovine liver," Eur Radiol </w:t>
      </w:r>
      <w:r w:rsidRPr="00CA6100">
        <w:rPr>
          <w:rFonts w:ascii="Times New Roman" w:hAnsi="Times New Roman" w:cs="Times New Roman"/>
          <w:b/>
          <w:bCs/>
          <w:sz w:val="16"/>
        </w:rPr>
        <w:t>21</w:t>
      </w:r>
      <w:r w:rsidRPr="00CA6100">
        <w:rPr>
          <w:rFonts w:ascii="Times New Roman" w:hAnsi="Times New Roman" w:cs="Times New Roman"/>
          <w:sz w:val="16"/>
        </w:rPr>
        <w:t>(8), 1733–1738 (2011).</w:t>
      </w:r>
    </w:p>
    <w:p w14:paraId="2B53B19A"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15. </w:t>
      </w:r>
      <w:r w:rsidRPr="00CA6100">
        <w:rPr>
          <w:rFonts w:ascii="Times New Roman" w:hAnsi="Times New Roman" w:cs="Times New Roman"/>
          <w:sz w:val="16"/>
        </w:rPr>
        <w:tab/>
        <w:t xml:space="preserve">Z. Li, S. Leng, L. Yu, Z. Yu, and C. H. McCollough, "Image-based Material Decomposition with a General Volume Constraint for Photon-Counting CT," Proc SPIE Int Soc Opt Eng </w:t>
      </w:r>
      <w:r w:rsidRPr="00CA6100">
        <w:rPr>
          <w:rFonts w:ascii="Times New Roman" w:hAnsi="Times New Roman" w:cs="Times New Roman"/>
          <w:b/>
          <w:bCs/>
          <w:sz w:val="16"/>
        </w:rPr>
        <w:t>9412</w:t>
      </w:r>
      <w:r w:rsidRPr="00CA6100">
        <w:rPr>
          <w:rFonts w:ascii="Times New Roman" w:hAnsi="Times New Roman" w:cs="Times New Roman"/>
          <w:sz w:val="16"/>
        </w:rPr>
        <w:t>, 94120T (2015).</w:t>
      </w:r>
    </w:p>
    <w:p w14:paraId="44D123B5"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16. </w:t>
      </w:r>
      <w:r w:rsidRPr="00CA6100">
        <w:rPr>
          <w:rFonts w:ascii="Times New Roman" w:hAnsi="Times New Roman" w:cs="Times New Roman"/>
          <w:sz w:val="16"/>
        </w:rPr>
        <w:tab/>
        <w:t xml:space="preserve">Q. Yang, W. Cong, and G. Wang, "Material decomposition with dual energy CT," in </w:t>
      </w:r>
      <w:r w:rsidRPr="00CA6100">
        <w:rPr>
          <w:rFonts w:ascii="Times New Roman" w:hAnsi="Times New Roman" w:cs="Times New Roman"/>
          <w:i/>
          <w:iCs/>
          <w:sz w:val="16"/>
        </w:rPr>
        <w:t>2015 41st Annual Northeast Biomedical Engineering Conference (NEBEC)</w:t>
      </w:r>
      <w:r w:rsidRPr="00CA6100">
        <w:rPr>
          <w:rFonts w:ascii="Times New Roman" w:hAnsi="Times New Roman" w:cs="Times New Roman"/>
          <w:sz w:val="16"/>
        </w:rPr>
        <w:t xml:space="preserve"> (2015), pp. 1–2.</w:t>
      </w:r>
    </w:p>
    <w:p w14:paraId="2653AA87"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17. </w:t>
      </w:r>
      <w:r w:rsidRPr="00CA6100">
        <w:rPr>
          <w:rFonts w:ascii="Times New Roman" w:hAnsi="Times New Roman" w:cs="Times New Roman"/>
          <w:sz w:val="16"/>
        </w:rPr>
        <w:tab/>
        <w:t>M. Li, C. Lowe, A. Butler, P. Butler, and G. Wang, "Motion Correction via Locally Linear Embedding for Helical Photon-counting CT," (2022).</w:t>
      </w:r>
    </w:p>
    <w:p w14:paraId="72C1B35D"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18. </w:t>
      </w:r>
      <w:r w:rsidRPr="00CA6100">
        <w:rPr>
          <w:rFonts w:ascii="Times New Roman" w:hAnsi="Times New Roman" w:cs="Times New Roman"/>
          <w:sz w:val="16"/>
        </w:rPr>
        <w:tab/>
        <w:t>"Dataset 1," https://github.com/nathanwangai/ct_thermometry.</w:t>
      </w:r>
    </w:p>
    <w:p w14:paraId="0C0AEB14"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19. </w:t>
      </w:r>
      <w:r w:rsidRPr="00CA6100">
        <w:rPr>
          <w:rFonts w:ascii="Times New Roman" w:hAnsi="Times New Roman" w:cs="Times New Roman"/>
          <w:sz w:val="16"/>
        </w:rPr>
        <w:tab/>
        <w:t>"NIST: X-Ray Mass Attenuation Coefficients - Water, Liquid," https://physics.nist.gov/PhysRefData/XrayMassCoef/ComTab/water.html.</w:t>
      </w:r>
    </w:p>
    <w:p w14:paraId="19E90E26"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20. </w:t>
      </w:r>
      <w:r w:rsidRPr="00CA6100">
        <w:rPr>
          <w:rFonts w:ascii="Times New Roman" w:hAnsi="Times New Roman" w:cs="Times New Roman"/>
          <w:sz w:val="16"/>
        </w:rPr>
        <w:tab/>
        <w:t>M. Li, D. S. Rundle, and G. Wang, "X-ray Photon-Counting Data Correction through Deep Learning," (2020).</w:t>
      </w:r>
    </w:p>
    <w:p w14:paraId="1CD07DE8"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21. </w:t>
      </w:r>
      <w:r w:rsidRPr="00CA6100">
        <w:rPr>
          <w:rFonts w:ascii="Times New Roman" w:hAnsi="Times New Roman" w:cs="Times New Roman"/>
          <w:sz w:val="16"/>
        </w:rPr>
        <w:tab/>
        <w:t xml:space="preserve">M. Li, F.-L. Fan, W. Cong, and G. Wang, "EM Estimation of the X-Ray Spectrum With a Genetically Optimized Step-Wedge Phantom," Frontiers in Physics </w:t>
      </w:r>
      <w:r w:rsidRPr="00CA6100">
        <w:rPr>
          <w:rFonts w:ascii="Times New Roman" w:hAnsi="Times New Roman" w:cs="Times New Roman"/>
          <w:b/>
          <w:bCs/>
          <w:sz w:val="16"/>
        </w:rPr>
        <w:t>9</w:t>
      </w:r>
      <w:r w:rsidRPr="00CA6100">
        <w:rPr>
          <w:rFonts w:ascii="Times New Roman" w:hAnsi="Times New Roman" w:cs="Times New Roman"/>
          <w:sz w:val="16"/>
        </w:rPr>
        <w:t>, (2021).</w:t>
      </w:r>
    </w:p>
    <w:p w14:paraId="057AE64E" w14:textId="77777777" w:rsidR="00CA6100" w:rsidRPr="00CA6100" w:rsidRDefault="00CA6100" w:rsidP="00CA6100">
      <w:pPr>
        <w:pStyle w:val="Bibliography"/>
        <w:rPr>
          <w:rFonts w:ascii="Times New Roman" w:hAnsi="Times New Roman" w:cs="Times New Roman"/>
          <w:sz w:val="16"/>
        </w:rPr>
      </w:pPr>
      <w:r w:rsidRPr="00CA6100">
        <w:rPr>
          <w:rFonts w:ascii="Times New Roman" w:hAnsi="Times New Roman" w:cs="Times New Roman"/>
          <w:sz w:val="16"/>
        </w:rPr>
        <w:t xml:space="preserve">22. </w:t>
      </w:r>
      <w:r w:rsidRPr="00CA6100">
        <w:rPr>
          <w:rFonts w:ascii="Times New Roman" w:hAnsi="Times New Roman" w:cs="Times New Roman"/>
          <w:sz w:val="16"/>
        </w:rPr>
        <w:tab/>
        <w:t xml:space="preserve">A. Yoneyama, A. Iizuka, T. Fujii, K. Hyodo, and J. Hayakawa, "Three-dimensional X-ray thermography using phase-contrast imaging," Sci Rep </w:t>
      </w:r>
      <w:r w:rsidRPr="00CA6100">
        <w:rPr>
          <w:rFonts w:ascii="Times New Roman" w:hAnsi="Times New Roman" w:cs="Times New Roman"/>
          <w:b/>
          <w:bCs/>
          <w:sz w:val="16"/>
        </w:rPr>
        <w:t>8</w:t>
      </w:r>
      <w:r w:rsidRPr="00CA6100">
        <w:rPr>
          <w:rFonts w:ascii="Times New Roman" w:hAnsi="Times New Roman" w:cs="Times New Roman"/>
          <w:sz w:val="16"/>
        </w:rPr>
        <w:t>(1), 12674 (2018).</w:t>
      </w:r>
    </w:p>
    <w:p w14:paraId="63BCE5B4" w14:textId="3656DB1B" w:rsidR="00012A35" w:rsidRPr="00387397" w:rsidRDefault="00D40A3A" w:rsidP="00D40A3A">
      <w:pPr>
        <w:pStyle w:val="10BodySubsequentParagraph"/>
        <w:ind w:firstLine="0"/>
        <w:rPr>
          <w:rFonts w:cs="Times New Roman"/>
          <w:spacing w:val="-6"/>
          <w:szCs w:val="20"/>
        </w:rPr>
      </w:pPr>
      <w:r w:rsidRPr="00D40A3A">
        <w:rPr>
          <w:rFonts w:cs="Times New Roman"/>
          <w:spacing w:val="-6"/>
          <w:sz w:val="16"/>
          <w:szCs w:val="16"/>
        </w:rPr>
        <w:lastRenderedPageBreak/>
        <w:fldChar w:fldCharType="end"/>
      </w:r>
    </w:p>
    <w:sectPr w:rsidR="00012A35" w:rsidRPr="00387397" w:rsidSect="00A43C17">
      <w:pgSz w:w="12240" w:h="15840" w:code="1"/>
      <w:pgMar w:top="1872" w:right="2347" w:bottom="1872" w:left="2347"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dvOT9cb306be.B">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17EF2"/>
    <w:multiLevelType w:val="multilevel"/>
    <w:tmpl w:val="03017EF2"/>
    <w:lvl w:ilvl="0">
      <w:start w:val="1"/>
      <w:numFmt w:val="decimal"/>
      <w:pStyle w:val="OSAReference"/>
      <w:suff w:val="space"/>
      <w:lvlText w:val="%1."/>
      <w:lvlJc w:val="left"/>
      <w:pPr>
        <w:ind w:left="360"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EF7D92"/>
    <w:multiLevelType w:val="multilevel"/>
    <w:tmpl w:val="4A5E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772220"/>
    <w:multiLevelType w:val="hybridMultilevel"/>
    <w:tmpl w:val="4C54C734"/>
    <w:lvl w:ilvl="0" w:tplc="D04ED72E">
      <w:start w:val="1"/>
      <w:numFmt w:val="decimal"/>
      <w:pStyle w:val="26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9929DE"/>
    <w:multiLevelType w:val="hybridMultilevel"/>
    <w:tmpl w:val="D6FE65AC"/>
    <w:lvl w:ilvl="0" w:tplc="FB5EEEB8">
      <w:start w:val="1"/>
      <w:numFmt w:val="decimal"/>
      <w:pStyle w:val="19ListNumber1"/>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8431878">
    <w:abstractNumId w:val="15"/>
  </w:num>
  <w:num w:numId="2" w16cid:durableId="586234453">
    <w:abstractNumId w:val="19"/>
  </w:num>
  <w:num w:numId="3" w16cid:durableId="348798366">
    <w:abstractNumId w:val="13"/>
  </w:num>
  <w:num w:numId="4" w16cid:durableId="276378929">
    <w:abstractNumId w:val="16"/>
  </w:num>
  <w:num w:numId="5" w16cid:durableId="1870485857">
    <w:abstractNumId w:val="12"/>
  </w:num>
  <w:num w:numId="6" w16cid:durableId="689991065">
    <w:abstractNumId w:val="18"/>
  </w:num>
  <w:num w:numId="7" w16cid:durableId="1653288978">
    <w:abstractNumId w:val="17"/>
  </w:num>
  <w:num w:numId="8" w16cid:durableId="1395398365">
    <w:abstractNumId w:val="21"/>
  </w:num>
  <w:num w:numId="9" w16cid:durableId="511918252">
    <w:abstractNumId w:val="11"/>
  </w:num>
  <w:num w:numId="10" w16cid:durableId="1729105535">
    <w:abstractNumId w:val="9"/>
  </w:num>
  <w:num w:numId="11" w16cid:durableId="989947828">
    <w:abstractNumId w:val="7"/>
  </w:num>
  <w:num w:numId="12" w16cid:durableId="47190049">
    <w:abstractNumId w:val="6"/>
  </w:num>
  <w:num w:numId="13" w16cid:durableId="2143764914">
    <w:abstractNumId w:val="5"/>
  </w:num>
  <w:num w:numId="14" w16cid:durableId="193811828">
    <w:abstractNumId w:val="4"/>
  </w:num>
  <w:num w:numId="15" w16cid:durableId="2030184151">
    <w:abstractNumId w:val="8"/>
  </w:num>
  <w:num w:numId="16" w16cid:durableId="2144149397">
    <w:abstractNumId w:val="3"/>
  </w:num>
  <w:num w:numId="17" w16cid:durableId="781994576">
    <w:abstractNumId w:val="2"/>
  </w:num>
  <w:num w:numId="18" w16cid:durableId="615530531">
    <w:abstractNumId w:val="1"/>
  </w:num>
  <w:num w:numId="19" w16cid:durableId="537936406">
    <w:abstractNumId w:val="0"/>
  </w:num>
  <w:num w:numId="20" w16cid:durableId="1712268742">
    <w:abstractNumId w:val="20"/>
  </w:num>
  <w:num w:numId="21" w16cid:durableId="1020623367">
    <w:abstractNumId w:val="14"/>
  </w:num>
  <w:num w:numId="22" w16cid:durableId="56472407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uangHeng Wang">
    <w15:presenceInfo w15:providerId="AD" w15:userId="S::swang279@jh.edu::a5b42002-4dd7-4474-8229-3ae96bc36a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proofState w:spelling="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663"/>
    <w:rsid w:val="00002E70"/>
    <w:rsid w:val="00004A78"/>
    <w:rsid w:val="00012A35"/>
    <w:rsid w:val="000229A4"/>
    <w:rsid w:val="00022A47"/>
    <w:rsid w:val="00022D16"/>
    <w:rsid w:val="00025EED"/>
    <w:rsid w:val="00025EFB"/>
    <w:rsid w:val="00036639"/>
    <w:rsid w:val="000366A8"/>
    <w:rsid w:val="000615EE"/>
    <w:rsid w:val="00062D82"/>
    <w:rsid w:val="00086BC8"/>
    <w:rsid w:val="00092762"/>
    <w:rsid w:val="00092896"/>
    <w:rsid w:val="000A1A24"/>
    <w:rsid w:val="000B0402"/>
    <w:rsid w:val="000B1EC2"/>
    <w:rsid w:val="000B5027"/>
    <w:rsid w:val="000C0C7B"/>
    <w:rsid w:val="001047F0"/>
    <w:rsid w:val="0012111D"/>
    <w:rsid w:val="00133A08"/>
    <w:rsid w:val="00133A94"/>
    <w:rsid w:val="00136980"/>
    <w:rsid w:val="00147374"/>
    <w:rsid w:val="00176184"/>
    <w:rsid w:val="0018075C"/>
    <w:rsid w:val="001807A1"/>
    <w:rsid w:val="001920EE"/>
    <w:rsid w:val="00193485"/>
    <w:rsid w:val="00195F80"/>
    <w:rsid w:val="001A28CD"/>
    <w:rsid w:val="001A6527"/>
    <w:rsid w:val="001B7C6E"/>
    <w:rsid w:val="001C1A8F"/>
    <w:rsid w:val="001C551B"/>
    <w:rsid w:val="001E01C7"/>
    <w:rsid w:val="0020118A"/>
    <w:rsid w:val="00222E8C"/>
    <w:rsid w:val="00225EE0"/>
    <w:rsid w:val="00231D4F"/>
    <w:rsid w:val="00234478"/>
    <w:rsid w:val="00241F85"/>
    <w:rsid w:val="00267B0D"/>
    <w:rsid w:val="00271DF7"/>
    <w:rsid w:val="00285F00"/>
    <w:rsid w:val="002A2E82"/>
    <w:rsid w:val="002A45C7"/>
    <w:rsid w:val="002A7133"/>
    <w:rsid w:val="002D43D6"/>
    <w:rsid w:val="002E0DDB"/>
    <w:rsid w:val="002E2F1C"/>
    <w:rsid w:val="002F13BA"/>
    <w:rsid w:val="002F14ED"/>
    <w:rsid w:val="002F1D5C"/>
    <w:rsid w:val="002F389C"/>
    <w:rsid w:val="00312EBB"/>
    <w:rsid w:val="00331AB2"/>
    <w:rsid w:val="00333C67"/>
    <w:rsid w:val="00335929"/>
    <w:rsid w:val="00347C40"/>
    <w:rsid w:val="00350965"/>
    <w:rsid w:val="0036209C"/>
    <w:rsid w:val="00383428"/>
    <w:rsid w:val="00387397"/>
    <w:rsid w:val="00391E57"/>
    <w:rsid w:val="00394FAA"/>
    <w:rsid w:val="003B1339"/>
    <w:rsid w:val="003E6989"/>
    <w:rsid w:val="003F2F9F"/>
    <w:rsid w:val="003F5DB6"/>
    <w:rsid w:val="004048F5"/>
    <w:rsid w:val="00406838"/>
    <w:rsid w:val="00413A22"/>
    <w:rsid w:val="00416CDD"/>
    <w:rsid w:val="00421AA2"/>
    <w:rsid w:val="00432E94"/>
    <w:rsid w:val="00435547"/>
    <w:rsid w:val="004367CA"/>
    <w:rsid w:val="00440DAB"/>
    <w:rsid w:val="0044658C"/>
    <w:rsid w:val="0046510A"/>
    <w:rsid w:val="004733F9"/>
    <w:rsid w:val="00483129"/>
    <w:rsid w:val="004831E8"/>
    <w:rsid w:val="0048331C"/>
    <w:rsid w:val="004876E5"/>
    <w:rsid w:val="00497360"/>
    <w:rsid w:val="004A3FDD"/>
    <w:rsid w:val="004B12B9"/>
    <w:rsid w:val="004D54AD"/>
    <w:rsid w:val="004D54C2"/>
    <w:rsid w:val="004E5380"/>
    <w:rsid w:val="004F565C"/>
    <w:rsid w:val="004F6039"/>
    <w:rsid w:val="00502474"/>
    <w:rsid w:val="00510E7A"/>
    <w:rsid w:val="00535347"/>
    <w:rsid w:val="005527D3"/>
    <w:rsid w:val="00560F5B"/>
    <w:rsid w:val="00591164"/>
    <w:rsid w:val="00595A48"/>
    <w:rsid w:val="00596DFF"/>
    <w:rsid w:val="005A157B"/>
    <w:rsid w:val="005A33E2"/>
    <w:rsid w:val="005B25DB"/>
    <w:rsid w:val="005B3A46"/>
    <w:rsid w:val="005B4C91"/>
    <w:rsid w:val="005B641F"/>
    <w:rsid w:val="005C5922"/>
    <w:rsid w:val="005D1EBA"/>
    <w:rsid w:val="005E6DE5"/>
    <w:rsid w:val="005F4008"/>
    <w:rsid w:val="006005DA"/>
    <w:rsid w:val="006270B3"/>
    <w:rsid w:val="00643829"/>
    <w:rsid w:val="006508E1"/>
    <w:rsid w:val="006575AD"/>
    <w:rsid w:val="00662A15"/>
    <w:rsid w:val="00674706"/>
    <w:rsid w:val="006B1167"/>
    <w:rsid w:val="006C0EFF"/>
    <w:rsid w:val="006D4982"/>
    <w:rsid w:val="006D72EB"/>
    <w:rsid w:val="006E097B"/>
    <w:rsid w:val="006E3663"/>
    <w:rsid w:val="006E6F71"/>
    <w:rsid w:val="007157C5"/>
    <w:rsid w:val="00721187"/>
    <w:rsid w:val="00750E74"/>
    <w:rsid w:val="00762B85"/>
    <w:rsid w:val="00772B77"/>
    <w:rsid w:val="00795030"/>
    <w:rsid w:val="007A034E"/>
    <w:rsid w:val="007A2A17"/>
    <w:rsid w:val="007A717D"/>
    <w:rsid w:val="007B2071"/>
    <w:rsid w:val="007B56D4"/>
    <w:rsid w:val="007B6528"/>
    <w:rsid w:val="007D6EA2"/>
    <w:rsid w:val="007D7494"/>
    <w:rsid w:val="007E1A52"/>
    <w:rsid w:val="007F35CC"/>
    <w:rsid w:val="0080185D"/>
    <w:rsid w:val="00804C9B"/>
    <w:rsid w:val="0081577A"/>
    <w:rsid w:val="00824C53"/>
    <w:rsid w:val="0087252B"/>
    <w:rsid w:val="008C4F57"/>
    <w:rsid w:val="008C57CE"/>
    <w:rsid w:val="008D0DB5"/>
    <w:rsid w:val="008E4E83"/>
    <w:rsid w:val="0090342A"/>
    <w:rsid w:val="00907A34"/>
    <w:rsid w:val="00907C09"/>
    <w:rsid w:val="009508BC"/>
    <w:rsid w:val="00974BEF"/>
    <w:rsid w:val="00975B8B"/>
    <w:rsid w:val="00985178"/>
    <w:rsid w:val="009909E8"/>
    <w:rsid w:val="00994199"/>
    <w:rsid w:val="009A02F0"/>
    <w:rsid w:val="009A3CDA"/>
    <w:rsid w:val="009F0CE9"/>
    <w:rsid w:val="009F7201"/>
    <w:rsid w:val="00A035D7"/>
    <w:rsid w:val="00A05A2A"/>
    <w:rsid w:val="00A06C24"/>
    <w:rsid w:val="00A40EFB"/>
    <w:rsid w:val="00A43C17"/>
    <w:rsid w:val="00A44694"/>
    <w:rsid w:val="00A52528"/>
    <w:rsid w:val="00A55B30"/>
    <w:rsid w:val="00A568B6"/>
    <w:rsid w:val="00A62764"/>
    <w:rsid w:val="00AA39E5"/>
    <w:rsid w:val="00AB596F"/>
    <w:rsid w:val="00AD0FE4"/>
    <w:rsid w:val="00AE6551"/>
    <w:rsid w:val="00AF66F6"/>
    <w:rsid w:val="00AF68BC"/>
    <w:rsid w:val="00AF719D"/>
    <w:rsid w:val="00B06AED"/>
    <w:rsid w:val="00B228A1"/>
    <w:rsid w:val="00B345AD"/>
    <w:rsid w:val="00B73784"/>
    <w:rsid w:val="00B914CA"/>
    <w:rsid w:val="00B971C8"/>
    <w:rsid w:val="00BA2412"/>
    <w:rsid w:val="00BB19BB"/>
    <w:rsid w:val="00BB73D5"/>
    <w:rsid w:val="00BC55D1"/>
    <w:rsid w:val="00BD2F0B"/>
    <w:rsid w:val="00BE39D3"/>
    <w:rsid w:val="00BF2C15"/>
    <w:rsid w:val="00BF64A9"/>
    <w:rsid w:val="00BF6AED"/>
    <w:rsid w:val="00C202EA"/>
    <w:rsid w:val="00C225A3"/>
    <w:rsid w:val="00C413BF"/>
    <w:rsid w:val="00C5019E"/>
    <w:rsid w:val="00C652A4"/>
    <w:rsid w:val="00C82013"/>
    <w:rsid w:val="00C90584"/>
    <w:rsid w:val="00CA4F3D"/>
    <w:rsid w:val="00CA6100"/>
    <w:rsid w:val="00CA6C6F"/>
    <w:rsid w:val="00CB0396"/>
    <w:rsid w:val="00CB25E3"/>
    <w:rsid w:val="00CC7A37"/>
    <w:rsid w:val="00CD0466"/>
    <w:rsid w:val="00CD1462"/>
    <w:rsid w:val="00CE587E"/>
    <w:rsid w:val="00D07434"/>
    <w:rsid w:val="00D14E67"/>
    <w:rsid w:val="00D2169F"/>
    <w:rsid w:val="00D2683C"/>
    <w:rsid w:val="00D40A3A"/>
    <w:rsid w:val="00D4248B"/>
    <w:rsid w:val="00D44604"/>
    <w:rsid w:val="00D6785A"/>
    <w:rsid w:val="00D7660E"/>
    <w:rsid w:val="00D91A4A"/>
    <w:rsid w:val="00DA31D1"/>
    <w:rsid w:val="00DD2514"/>
    <w:rsid w:val="00DF10EB"/>
    <w:rsid w:val="00DF6C7C"/>
    <w:rsid w:val="00E00665"/>
    <w:rsid w:val="00E00D33"/>
    <w:rsid w:val="00E321F1"/>
    <w:rsid w:val="00E61943"/>
    <w:rsid w:val="00E71198"/>
    <w:rsid w:val="00E72C84"/>
    <w:rsid w:val="00E767E7"/>
    <w:rsid w:val="00E80B0D"/>
    <w:rsid w:val="00E86B64"/>
    <w:rsid w:val="00EA0214"/>
    <w:rsid w:val="00EA45DE"/>
    <w:rsid w:val="00EB38EC"/>
    <w:rsid w:val="00EB7638"/>
    <w:rsid w:val="00EC0262"/>
    <w:rsid w:val="00EC755F"/>
    <w:rsid w:val="00ED2C69"/>
    <w:rsid w:val="00ED708D"/>
    <w:rsid w:val="00EF09E8"/>
    <w:rsid w:val="00F15E31"/>
    <w:rsid w:val="00F22BFA"/>
    <w:rsid w:val="00F33E52"/>
    <w:rsid w:val="00F3556C"/>
    <w:rsid w:val="00F54D60"/>
    <w:rsid w:val="00F75B1B"/>
    <w:rsid w:val="00F92333"/>
    <w:rsid w:val="00F969F1"/>
    <w:rsid w:val="00FA1BFD"/>
    <w:rsid w:val="00FB1919"/>
    <w:rsid w:val="00FC10AC"/>
    <w:rsid w:val="00FC19EE"/>
    <w:rsid w:val="00FC5DCC"/>
    <w:rsid w:val="00FD5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AA1FA"/>
  <w15:docId w15:val="{3CF04A3C-FF5E-45C1-A1F9-D8D8E8A5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20118A"/>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5ReferenceSectionHeader">
    <w:name w:val="25. Reference Section Header"/>
    <w:next w:val="26References"/>
    <w:qFormat/>
    <w:rsid w:val="00AD0FE4"/>
    <w:pPr>
      <w:spacing w:before="120" w:after="120" w:line="240" w:lineRule="auto"/>
    </w:pPr>
    <w:rPr>
      <w:rFonts w:ascii="Arial" w:hAnsi="Arial"/>
      <w:b/>
      <w:sz w:val="18"/>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6References">
    <w:name w:val="26.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21AcknowledgmentsSectionHeader"/>
    <w:qFormat/>
    <w:rsid w:val="00BA2412"/>
    <w:pPr>
      <w:numPr>
        <w:numId w:val="0"/>
      </w:numPr>
      <w:spacing w:after="120"/>
      <w:ind w:left="360" w:hanging="360"/>
    </w:pPr>
    <w:rPr>
      <w:sz w:val="18"/>
    </w:rPr>
  </w:style>
  <w:style w:type="paragraph" w:customStyle="1" w:styleId="21AcknowledgmentsSectionHeader">
    <w:name w:val="21. Acknowledgments Section Header"/>
    <w:basedOn w:val="20FundingSectionHeader"/>
    <w:next w:val="22DisclosuresSectionHeader"/>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23DataAvailabilitySectionHeader"/>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character" w:styleId="Emphasis">
    <w:name w:val="Emphasis"/>
    <w:basedOn w:val="DefaultParagraphFont"/>
    <w:uiPriority w:val="20"/>
    <w:qFormat/>
    <w:rsid w:val="00EB7638"/>
    <w:rPr>
      <w:i/>
      <w:iCs/>
    </w:rPr>
  </w:style>
  <w:style w:type="character" w:styleId="Strong">
    <w:name w:val="Strong"/>
    <w:basedOn w:val="DefaultParagraphFont"/>
    <w:uiPriority w:val="22"/>
    <w:qFormat/>
    <w:rsid w:val="00510E7A"/>
    <w:rPr>
      <w:b/>
      <w:bCs/>
    </w:rPr>
  </w:style>
  <w:style w:type="character" w:styleId="UnresolvedMention">
    <w:name w:val="Unresolved Mention"/>
    <w:basedOn w:val="DefaultParagraphFont"/>
    <w:uiPriority w:val="99"/>
    <w:semiHidden/>
    <w:unhideWhenUsed/>
    <w:rsid w:val="00510E7A"/>
    <w:rPr>
      <w:color w:val="605E5C"/>
      <w:shd w:val="clear" w:color="auto" w:fill="E1DFDD"/>
    </w:rPr>
  </w:style>
  <w:style w:type="paragraph" w:customStyle="1" w:styleId="23DataAvailabilitySectionHeader">
    <w:name w:val="23. Data Availability Section Header"/>
    <w:basedOn w:val="22DisclosuresSectionHeader"/>
    <w:rsid w:val="00BA2412"/>
  </w:style>
  <w:style w:type="paragraph" w:styleId="NormalWeb">
    <w:name w:val="Normal (Web)"/>
    <w:basedOn w:val="Normal"/>
    <w:uiPriority w:val="99"/>
    <w:semiHidden/>
    <w:unhideWhenUsed/>
    <w:rsid w:val="00195F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4SupplementalDocumentSection">
    <w:name w:val="24. Supplemental Document Section"/>
    <w:basedOn w:val="23DataAvailabilitySectionHeader"/>
    <w:next w:val="25ReferenceSectionHeader"/>
    <w:rsid w:val="00E321F1"/>
  </w:style>
  <w:style w:type="paragraph" w:customStyle="1" w:styleId="OSAReference">
    <w:name w:val="OSA Reference"/>
    <w:basedOn w:val="Normal"/>
    <w:qFormat/>
    <w:rsid w:val="00E61943"/>
    <w:pPr>
      <w:numPr>
        <w:numId w:val="22"/>
      </w:numPr>
      <w:autoSpaceDE w:val="0"/>
      <w:autoSpaceDN w:val="0"/>
      <w:adjustRightInd w:val="0"/>
      <w:spacing w:after="0" w:line="240" w:lineRule="auto"/>
    </w:pPr>
    <w:rPr>
      <w:rFonts w:ascii="Calibri" w:eastAsia="SimSun" w:hAnsi="Calibri" w:cs="AdvOT9cb306be.B"/>
      <w:spacing w:val="-6"/>
      <w:sz w:val="17"/>
      <w:szCs w:val="18"/>
    </w:rPr>
  </w:style>
  <w:style w:type="character" w:styleId="LineNumber">
    <w:name w:val="line number"/>
    <w:basedOn w:val="DefaultParagraphFont"/>
    <w:uiPriority w:val="99"/>
    <w:semiHidden/>
    <w:unhideWhenUsed/>
    <w:rsid w:val="00A43C17"/>
  </w:style>
  <w:style w:type="character" w:styleId="FollowedHyperlink">
    <w:name w:val="FollowedHyperlink"/>
    <w:basedOn w:val="DefaultParagraphFont"/>
    <w:uiPriority w:val="99"/>
    <w:semiHidden/>
    <w:unhideWhenUsed/>
    <w:rsid w:val="00413A22"/>
    <w:rPr>
      <w:color w:val="800080" w:themeColor="followedHyperlink"/>
      <w:u w:val="single"/>
    </w:rPr>
  </w:style>
  <w:style w:type="paragraph" w:customStyle="1" w:styleId="03AuthorAffliation">
    <w:name w:val="03 Author Affliation"/>
    <w:basedOn w:val="Normal"/>
    <w:link w:val="03AuthorAffliationChar"/>
    <w:qFormat/>
    <w:rsid w:val="000B5027"/>
    <w:pPr>
      <w:spacing w:after="0" w:line="360" w:lineRule="auto"/>
      <w:ind w:right="432"/>
    </w:pPr>
    <w:rPr>
      <w:rFonts w:ascii="Calibri" w:eastAsia="Times New Roman" w:hAnsi="Calibri" w:cs="Times New Roman"/>
      <w:i/>
      <w:sz w:val="17"/>
      <w:szCs w:val="16"/>
    </w:rPr>
  </w:style>
  <w:style w:type="character" w:customStyle="1" w:styleId="03AuthorAffliationChar">
    <w:name w:val="03 Author Affliation Char"/>
    <w:link w:val="03AuthorAffliation"/>
    <w:rsid w:val="000B5027"/>
    <w:rPr>
      <w:rFonts w:ascii="Calibri" w:eastAsia="Times New Roman" w:hAnsi="Calibri" w:cs="Times New Roman"/>
      <w:i/>
      <w:sz w:val="17"/>
      <w:szCs w:val="16"/>
    </w:rPr>
  </w:style>
  <w:style w:type="paragraph" w:styleId="Bibliography">
    <w:name w:val="Bibliography"/>
    <w:basedOn w:val="Normal"/>
    <w:next w:val="Normal"/>
    <w:uiPriority w:val="37"/>
    <w:unhideWhenUsed/>
    <w:rsid w:val="00975B8B"/>
    <w:pPr>
      <w:tabs>
        <w:tab w:val="left" w:pos="384"/>
      </w:tabs>
      <w:spacing w:after="0" w:line="240" w:lineRule="auto"/>
      <w:ind w:left="384" w:hanging="384"/>
    </w:pPr>
  </w:style>
  <w:style w:type="paragraph" w:styleId="Revision">
    <w:name w:val="Revision"/>
    <w:hidden/>
    <w:uiPriority w:val="99"/>
    <w:semiHidden/>
    <w:rsid w:val="009851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877505">
      <w:bodyDiv w:val="1"/>
      <w:marLeft w:val="0"/>
      <w:marRight w:val="0"/>
      <w:marTop w:val="0"/>
      <w:marBottom w:val="0"/>
      <w:divBdr>
        <w:top w:val="none" w:sz="0" w:space="0" w:color="auto"/>
        <w:left w:val="none" w:sz="0" w:space="0" w:color="auto"/>
        <w:bottom w:val="none" w:sz="0" w:space="0" w:color="auto"/>
        <w:right w:val="none" w:sz="0" w:space="0" w:color="auto"/>
      </w:divBdr>
    </w:div>
    <w:div w:id="153973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microsoft.com/office/2011/relationships/people" Target="people.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B878-0ECF-4985-B1A4-D91B8CD3A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8</Pages>
  <Words>10515</Words>
  <Characters>59941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70316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Mayfield</dc:creator>
  <cp:lastModifiedBy>ShuangHeng Wang</cp:lastModifiedBy>
  <cp:revision>87</cp:revision>
  <dcterms:created xsi:type="dcterms:W3CDTF">2022-08-19T13:41:00Z</dcterms:created>
  <dcterms:modified xsi:type="dcterms:W3CDTF">2022-11-23T23:48:00Z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id="mueHTH01"/&gt;&lt;style id="http://www.zotero.org/styles/optics-express" hasBibliography="1" bibliographyStyleHasBeenSet="1"/&gt;&lt;prefs&gt;&lt;pref name="fieldType" value="Field"/&gt;&lt;/prefs&gt;&lt;/data&gt;</vt:lpwstr>
  </property>
</Properties>
</file>